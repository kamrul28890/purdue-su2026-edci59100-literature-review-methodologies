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91528" w14:textId="7BA2BA07" w:rsidR="007067D0" w:rsidRPr="00A1333B" w:rsidRDefault="007067D0" w:rsidP="007067D0">
      <w:pPr>
        <w:pStyle w:val="ListParagraph"/>
        <w:numPr>
          <w:ilvl w:val="0"/>
          <w:numId w:val="11"/>
        </w:numPr>
        <w:jc w:val="both"/>
        <w:rPr>
          <w:rFonts w:ascii="Cambria" w:hAnsi="Cambria"/>
          <w:b/>
          <w:bCs/>
          <w:color w:val="000000" w:themeColor="text1"/>
          <w:sz w:val="20"/>
          <w:szCs w:val="20"/>
        </w:rPr>
      </w:pPr>
      <w:r w:rsidRPr="00A1333B">
        <w:rPr>
          <w:rFonts w:ascii="Cambria" w:hAnsi="Cambria"/>
          <w:b/>
          <w:bCs/>
          <w:color w:val="000000" w:themeColor="text1"/>
          <w:sz w:val="20"/>
          <w:szCs w:val="20"/>
        </w:rPr>
        <w:t>Introduction</w:t>
      </w:r>
    </w:p>
    <w:p w14:paraId="42247B16" w14:textId="4680BFD6" w:rsidR="00841F09" w:rsidRPr="00A1333B" w:rsidRDefault="00841F09" w:rsidP="00F60221">
      <w:pPr>
        <w:jc w:val="both"/>
        <w:rPr>
          <w:rFonts w:ascii="Cambria" w:hAnsi="Cambria"/>
          <w:color w:val="000000" w:themeColor="text1"/>
          <w:sz w:val="20"/>
          <w:szCs w:val="20"/>
        </w:rPr>
      </w:pPr>
      <w:r w:rsidRPr="00A1333B">
        <w:rPr>
          <w:rFonts w:ascii="Cambria" w:hAnsi="Cambria"/>
          <w:color w:val="000000" w:themeColor="text1"/>
          <w:sz w:val="20"/>
          <w:szCs w:val="20"/>
        </w:rPr>
        <w:t xml:space="preserve">Construction job sites are dynamic environments </w:t>
      </w:r>
      <w:r w:rsidR="004C271A" w:rsidRPr="00A1333B">
        <w:rPr>
          <w:rFonts w:ascii="Cambria" w:hAnsi="Cambria"/>
          <w:color w:val="000000" w:themeColor="text1"/>
          <w:sz w:val="20"/>
          <w:szCs w:val="20"/>
        </w:rPr>
        <w:t>involving</w:t>
      </w:r>
      <w:r w:rsidRPr="00A1333B">
        <w:rPr>
          <w:rFonts w:ascii="Cambria" w:hAnsi="Cambria"/>
          <w:color w:val="000000" w:themeColor="text1"/>
          <w:sz w:val="20"/>
          <w:szCs w:val="20"/>
        </w:rPr>
        <w:t xml:space="preserve"> various workers, equipment, and machines operating simultaneously, </w:t>
      </w:r>
      <w:r w:rsidR="00635E36" w:rsidRPr="00A1333B">
        <w:rPr>
          <w:rFonts w:ascii="Cambria" w:hAnsi="Cambria"/>
          <w:color w:val="000000" w:themeColor="text1"/>
          <w:sz w:val="20"/>
          <w:szCs w:val="20"/>
        </w:rPr>
        <w:t>resulting in</w:t>
      </w:r>
      <w:r w:rsidRPr="00A1333B">
        <w:rPr>
          <w:rFonts w:ascii="Cambria" w:hAnsi="Cambria"/>
          <w:color w:val="000000" w:themeColor="text1"/>
          <w:sz w:val="20"/>
          <w:szCs w:val="20"/>
        </w:rPr>
        <w:t xml:space="preserve"> managing such job sites a</w:t>
      </w:r>
      <w:r w:rsidR="00705477" w:rsidRPr="00A1333B">
        <w:rPr>
          <w:rFonts w:ascii="Cambria" w:hAnsi="Cambria"/>
          <w:color w:val="000000" w:themeColor="text1"/>
          <w:sz w:val="20"/>
          <w:szCs w:val="20"/>
        </w:rPr>
        <w:t xml:space="preserve"> complex and</w:t>
      </w:r>
      <w:r w:rsidRPr="00A1333B">
        <w:rPr>
          <w:rFonts w:ascii="Cambria" w:hAnsi="Cambria"/>
          <w:color w:val="000000" w:themeColor="text1"/>
          <w:sz w:val="20"/>
          <w:szCs w:val="20"/>
        </w:rPr>
        <w:t xml:space="preserve"> challenging task</w:t>
      </w:r>
      <w:r w:rsidR="001A715B" w:rsidRPr="00A1333B">
        <w:rPr>
          <w:rFonts w:ascii="Cambria" w:hAnsi="Cambria"/>
          <w:color w:val="000000" w:themeColor="text1"/>
          <w:sz w:val="20"/>
          <w:szCs w:val="20"/>
        </w:rPr>
        <w:t xml:space="preserve"> </w:t>
      </w:r>
      <w:r w:rsidR="006175D0" w:rsidRPr="00A1333B">
        <w:rPr>
          <w:rFonts w:ascii="Cambria" w:hAnsi="Cambria"/>
          <w:b/>
          <w:bCs/>
          <w:color w:val="000000" w:themeColor="text1"/>
          <w:sz w:val="20"/>
          <w:szCs w:val="20"/>
        </w:rPr>
        <w:fldChar w:fldCharType="begin"/>
      </w:r>
      <w:r w:rsidR="006175D0" w:rsidRPr="00A1333B">
        <w:rPr>
          <w:rFonts w:ascii="Cambria" w:hAnsi="Cambria"/>
          <w:b/>
          <w:bCs/>
          <w:color w:val="000000" w:themeColor="text1"/>
          <w:sz w:val="20"/>
          <w:szCs w:val="20"/>
        </w:rPr>
        <w:instrText xml:space="preserve"> ADDIN ZOTERO_ITEM CSL_CITATION {"citationID":"bNAShd0r","properties":{"unsorted":false,"formattedCitation":"(Alaloul et al. 2022)","plainCitation":"(Alaloul et al. 2022)","noteIndex":0},"citationItems":[{"id":227,"uris":["http://zotero.org/users/19548579/items/CGA8N8FQ"],"itemData":{"id":227,"type":"article-journal","abstract":"Purpose – The unique nature of the construction sector makes it fall behind other sectors in terms of productivity. Monitoring construction productivity is crucial for the construction project’s success. Current practices for construction productivity monitoring are time-consuming, manned and error prone. Although previous studies have been implemented toward reducing these limitations, a gap still exists in the automated monitoring of construction productivity.","container-title":"Engineering, Construction and Architectural Management","DOI":"10.1108/ECAM-03-2021-0211","ISSN":"0969-9988","issue":"7","journalAbbreviation":"ECAM","language":"en","license":"https://www.emerald.com/insight/site-policies","page":"2760-2785","source":"DOI.org (Crossref)","title":"Productivity monitoring in building construction projects: a systematic review","title-short":"Productivity monitoring in building construction projects","volume":"29","author":[{"family":"Alaloul","given":"Wesam Salah"},{"family":"Alzubi","given":"Khalid M."},{"family":"Malkawi","given":"Ahmad B."},{"family":"Al Salaheen","given":"Marsail"},{"family":"Musarat","given":"Muhammad Ali"}],"issued":{"date-parts":[["2022",8,3]]}}}],"schema":"https://github.com/citation-style-language/schema/raw/master/csl-citation.json"} </w:instrText>
      </w:r>
      <w:r w:rsidR="006175D0" w:rsidRPr="00A1333B">
        <w:rPr>
          <w:rFonts w:ascii="Cambria" w:hAnsi="Cambria"/>
          <w:b/>
          <w:bCs/>
          <w:color w:val="000000" w:themeColor="text1"/>
          <w:sz w:val="20"/>
          <w:szCs w:val="20"/>
        </w:rPr>
        <w:fldChar w:fldCharType="separate"/>
      </w:r>
      <w:r w:rsidR="006175D0" w:rsidRPr="00A1333B">
        <w:rPr>
          <w:rFonts w:ascii="Cambria" w:hAnsi="Cambria"/>
          <w:b/>
          <w:bCs/>
          <w:sz w:val="20"/>
          <w:szCs w:val="20"/>
        </w:rPr>
        <w:t>(Alaloul et al. 2022)</w:t>
      </w:r>
      <w:r w:rsidR="006175D0" w:rsidRPr="00A1333B">
        <w:rPr>
          <w:rFonts w:ascii="Cambria" w:hAnsi="Cambria"/>
          <w:b/>
          <w:bCs/>
          <w:color w:val="000000" w:themeColor="text1"/>
          <w:sz w:val="20"/>
          <w:szCs w:val="20"/>
        </w:rPr>
        <w:fldChar w:fldCharType="end"/>
      </w:r>
      <w:r w:rsidRPr="00A1333B">
        <w:rPr>
          <w:rFonts w:ascii="Cambria" w:hAnsi="Cambria"/>
          <w:color w:val="000000" w:themeColor="text1"/>
          <w:sz w:val="20"/>
          <w:szCs w:val="20"/>
        </w:rPr>
        <w:t>.</w:t>
      </w:r>
      <w:r w:rsidR="00CF1680" w:rsidRPr="00A1333B">
        <w:rPr>
          <w:rFonts w:ascii="Cambria" w:hAnsi="Cambria"/>
          <w:color w:val="000000" w:themeColor="text1"/>
          <w:sz w:val="20"/>
          <w:szCs w:val="20"/>
        </w:rPr>
        <w:t xml:space="preserve"> Compared with some other engineering sectors such as </w:t>
      </w:r>
      <w:r w:rsidR="00983CC4" w:rsidRPr="00A1333B">
        <w:rPr>
          <w:rFonts w:ascii="Cambria" w:hAnsi="Cambria"/>
          <w:color w:val="000000" w:themeColor="text1"/>
          <w:sz w:val="20"/>
          <w:szCs w:val="20"/>
        </w:rPr>
        <w:t>automotive</w:t>
      </w:r>
      <w:r w:rsidR="00CF1680" w:rsidRPr="00A1333B">
        <w:rPr>
          <w:rFonts w:ascii="Cambria" w:hAnsi="Cambria"/>
          <w:color w:val="000000" w:themeColor="text1"/>
          <w:sz w:val="20"/>
          <w:szCs w:val="20"/>
        </w:rPr>
        <w:t xml:space="preserve"> and aerospace, construction is </w:t>
      </w:r>
      <w:r w:rsidR="00983CC4" w:rsidRPr="00A1333B">
        <w:rPr>
          <w:rFonts w:ascii="Cambria" w:hAnsi="Cambria"/>
          <w:color w:val="000000" w:themeColor="text1"/>
          <w:sz w:val="20"/>
          <w:szCs w:val="20"/>
        </w:rPr>
        <w:t xml:space="preserve">heavily </w:t>
      </w:r>
      <w:r w:rsidR="00CF1680" w:rsidRPr="00A1333B">
        <w:rPr>
          <w:rFonts w:ascii="Cambria" w:hAnsi="Cambria"/>
          <w:color w:val="000000" w:themeColor="text1"/>
          <w:sz w:val="20"/>
          <w:szCs w:val="20"/>
        </w:rPr>
        <w:t xml:space="preserve">labor intensive, has a vast and diverse supply chain, and is dominated </w:t>
      </w:r>
      <w:r w:rsidR="008C1D9B" w:rsidRPr="00A1333B">
        <w:rPr>
          <w:rFonts w:ascii="Cambria" w:hAnsi="Cambria"/>
          <w:color w:val="000000" w:themeColor="text1"/>
          <w:sz w:val="20"/>
          <w:szCs w:val="20"/>
        </w:rPr>
        <w:t>heavily by</w:t>
      </w:r>
      <w:r w:rsidR="00854162" w:rsidRPr="00A1333B">
        <w:rPr>
          <w:rFonts w:ascii="Cambria" w:hAnsi="Cambria"/>
          <w:color w:val="000000" w:themeColor="text1"/>
          <w:sz w:val="20"/>
          <w:szCs w:val="20"/>
        </w:rPr>
        <w:t xml:space="preserve"> single point and ad-hoc</w:t>
      </w:r>
      <w:r w:rsidR="00CF1680" w:rsidRPr="00A1333B">
        <w:rPr>
          <w:rFonts w:ascii="Cambria" w:hAnsi="Cambria"/>
          <w:color w:val="000000" w:themeColor="text1"/>
          <w:sz w:val="20"/>
          <w:szCs w:val="20"/>
        </w:rPr>
        <w:t xml:space="preserve"> solutions, which</w:t>
      </w:r>
      <w:r w:rsidR="007F72C7" w:rsidRPr="00A1333B">
        <w:rPr>
          <w:rFonts w:ascii="Cambria" w:hAnsi="Cambria"/>
          <w:color w:val="000000" w:themeColor="text1"/>
          <w:sz w:val="20"/>
          <w:szCs w:val="20"/>
        </w:rPr>
        <w:t xml:space="preserve"> results in considering</w:t>
      </w:r>
      <w:r w:rsidR="00CF1680" w:rsidRPr="00A1333B">
        <w:rPr>
          <w:rFonts w:ascii="Cambria" w:hAnsi="Cambria"/>
          <w:color w:val="000000" w:themeColor="text1"/>
          <w:sz w:val="20"/>
          <w:szCs w:val="20"/>
        </w:rPr>
        <w:t xml:space="preserve"> every project is different </w:t>
      </w:r>
      <w:r w:rsidR="006175D0" w:rsidRPr="00A1333B">
        <w:rPr>
          <w:rFonts w:ascii="Cambria" w:hAnsi="Cambria"/>
          <w:b/>
          <w:bCs/>
          <w:color w:val="000000" w:themeColor="text1"/>
          <w:sz w:val="20"/>
          <w:szCs w:val="20"/>
        </w:rPr>
        <w:fldChar w:fldCharType="begin"/>
      </w:r>
      <w:r w:rsidR="006175D0" w:rsidRPr="00A1333B">
        <w:rPr>
          <w:rFonts w:ascii="Cambria" w:hAnsi="Cambria"/>
          <w:b/>
          <w:bCs/>
          <w:color w:val="000000" w:themeColor="text1"/>
          <w:sz w:val="20"/>
          <w:szCs w:val="20"/>
        </w:rPr>
        <w:instrText xml:space="preserve"> ADDIN ZOTERO_ITEM CSL_CITATION {"citationID":"uPqFf2A9","properties":{"unsorted":false,"formattedCitation":"(Davila Delgado and Oyedele 2021)","plainCitation":"(Davila Delgado and Oyedele 2021)","noteIndex":0},"citationItems":[{"id":240,"uris":["http://zotero.org/users/19548579/items/K75PXB3L"],"itemData":{"id":240,"type":"article-journal","abstract":"Large datasets are necessary for deep learning as the performance of the algorithms used increases as the size of the dataset increases. Poor data management practices and the low level of digitisation of the construction industry represent a big hurdle to compiling big datasets; which in many cases can be prohibitively expensive. In other fields, such as computer vision, data augmentation techniques and synthetic data have been used successfully to address issues with limited datasets. In this study, undercomplete, sparse, deep and variational autoencoders are investigated as methods for data augmentation and generation of synthetic data. Two financial datasets of underground and overhead power transmission projects are used as case studies. The datasets were augmented using the autoencoders, and the project cost was predicted using a deep neural network regressor. All the augmented datasets yielded better results than the original dataset. On average the autoencoders provide a model score improvement of 7.2% and 11.5% for the underground and overhead datasets, respectively. MAE and RMSE are lower for all autoencoders as well. The average error improvement for the underground and overhead datasets is 22.9% and 56.5%, respectively. Variational autoencoders provided more robust results and represented better the non-linear correlations among the attributes in both datasets. The novelty of this study is that presents an approach to improve existing datasets and thus improve the generalisation of deep learning models when other approaches are not feasible. Moreover, this study provides practitioners with methods to address the limited access to big datasets, a visualisation method to extract insights from non-linear correlations in data, and a way to improve data privacy and to enable sharing sensitive data using analogous synthetic data. The main contribution to knowledge of this study is that it presents a data augmentation technique for transformation variant data. Many techniques have been developed for transformation invariant data that contributed to improving the performance of deep learning models. This study showed that autoencoders are a good option for data augmentation for transformation variant data.","container-title":"Applied Soft Computing","DOI":"10.1016/j.asoc.2021.107836","ISSN":"15684946","journalAbbreviation":"Applied Soft Computing","language":"en","page":"107836","source":"DOI.org (Crossref)","title":"Deep learning with small datasets: using autoencoders to address limited datasets in construction management","title-short":"Deep learning with small datasets","volume":"112","author":[{"family":"Davila Delgado","given":"Juan Manuel"},{"family":"Oyedele","given":"Lukumon"}],"issued":{"date-parts":[["2021",11]]}}}],"schema":"https://github.com/citation-style-language/schema/raw/master/csl-citation.json"} </w:instrText>
      </w:r>
      <w:r w:rsidR="006175D0" w:rsidRPr="00A1333B">
        <w:rPr>
          <w:rFonts w:ascii="Cambria" w:hAnsi="Cambria"/>
          <w:b/>
          <w:bCs/>
          <w:color w:val="000000" w:themeColor="text1"/>
          <w:sz w:val="20"/>
          <w:szCs w:val="20"/>
        </w:rPr>
        <w:fldChar w:fldCharType="separate"/>
      </w:r>
      <w:r w:rsidR="006175D0" w:rsidRPr="00A1333B">
        <w:rPr>
          <w:rFonts w:ascii="Cambria" w:hAnsi="Cambria"/>
          <w:b/>
          <w:bCs/>
          <w:sz w:val="20"/>
          <w:szCs w:val="20"/>
        </w:rPr>
        <w:t>(Davila Delgado and Oyedele 2021)</w:t>
      </w:r>
      <w:r w:rsidR="006175D0" w:rsidRPr="00A1333B">
        <w:rPr>
          <w:rFonts w:ascii="Cambria" w:hAnsi="Cambria"/>
          <w:b/>
          <w:bCs/>
          <w:color w:val="000000" w:themeColor="text1"/>
          <w:sz w:val="20"/>
          <w:szCs w:val="20"/>
        </w:rPr>
        <w:fldChar w:fldCharType="end"/>
      </w:r>
      <w:r w:rsidR="00CF1680" w:rsidRPr="00A1333B">
        <w:rPr>
          <w:rFonts w:ascii="Cambria" w:hAnsi="Cambria"/>
          <w:color w:val="000000" w:themeColor="text1"/>
          <w:sz w:val="20"/>
          <w:szCs w:val="20"/>
        </w:rPr>
        <w:t>.</w:t>
      </w:r>
      <w:r w:rsidR="005F7E54" w:rsidRPr="00A1333B">
        <w:rPr>
          <w:rFonts w:ascii="Cambria" w:hAnsi="Cambria"/>
          <w:color w:val="000000" w:themeColor="text1"/>
          <w:sz w:val="20"/>
          <w:szCs w:val="20"/>
        </w:rPr>
        <w:t xml:space="preserve"> </w:t>
      </w:r>
      <w:r w:rsidR="00E9580C" w:rsidRPr="00A1333B">
        <w:rPr>
          <w:rFonts w:ascii="Cambria" w:hAnsi="Cambria"/>
          <w:color w:val="000000" w:themeColor="text1"/>
          <w:sz w:val="20"/>
          <w:szCs w:val="20"/>
        </w:rPr>
        <w:t xml:space="preserve">Because construction sites have these characteristics, standard industrial monitoring systems are often not practical for use in the construction industry </w:t>
      </w:r>
      <w:r w:rsidR="00424086" w:rsidRPr="00A1333B">
        <w:rPr>
          <w:rFonts w:ascii="Cambria" w:hAnsi="Cambria"/>
          <w:b/>
          <w:bCs/>
          <w:color w:val="000000" w:themeColor="text1"/>
          <w:sz w:val="20"/>
          <w:szCs w:val="20"/>
        </w:rPr>
        <w:fldChar w:fldCharType="begin"/>
      </w:r>
      <w:r w:rsidR="00424086" w:rsidRPr="00A1333B">
        <w:rPr>
          <w:rFonts w:ascii="Cambria" w:hAnsi="Cambria"/>
          <w:b/>
          <w:bCs/>
          <w:color w:val="000000" w:themeColor="text1"/>
          <w:sz w:val="20"/>
          <w:szCs w:val="20"/>
        </w:rPr>
        <w:instrText xml:space="preserve"> ADDIN ZOTERO_ITEM CSL_CITATION {"citationID":"Q5BUUjwj","properties":{"unsorted":false,"formattedCitation":"(Alaloul et al. 2022)","plainCitation":"(Alaloul et al. 2022)","noteIndex":0},"citationItems":[{"id":227,"uris":["http://zotero.org/users/19548579/items/CGA8N8FQ"],"itemData":{"id":227,"type":"article-journal","abstract":"Purpose – The unique nature of the construction sector makes it fall behind other sectors in terms of productivity. Monitoring construction productivity is crucial for the construction project’s success. Current practices for construction productivity monitoring are time-consuming, manned and error prone. Although previous studies have been implemented toward reducing these limitations, a gap still exists in the automated monitoring of construction productivity.","container-title":"Engineering, Construction and Architectural Management","DOI":"10.1108/ECAM-03-2021-0211","ISSN":"0969-9988","issue":"7","journalAbbreviation":"ECAM","language":"en","license":"https://www.emerald.com/insight/site-policies","page":"2760-2785","source":"DOI.org (Crossref)","title":"Productivity monitoring in building construction projects: a systematic review","title-short":"Productivity monitoring in building construction projects","volume":"29","author":[{"family":"Alaloul","given":"Wesam Salah"},{"family":"Alzubi","given":"Khalid M."},{"family":"Malkawi","given":"Ahmad B."},{"family":"Al Salaheen","given":"Marsail"},{"family":"Musarat","given":"Muhammad Ali"}],"issued":{"date-parts":[["2022",8,3]]}}}],"schema":"https://github.com/citation-style-language/schema/raw/master/csl-citation.json"} </w:instrText>
      </w:r>
      <w:r w:rsidR="00424086" w:rsidRPr="00A1333B">
        <w:rPr>
          <w:rFonts w:ascii="Cambria" w:hAnsi="Cambria"/>
          <w:b/>
          <w:bCs/>
          <w:color w:val="000000" w:themeColor="text1"/>
          <w:sz w:val="20"/>
          <w:szCs w:val="20"/>
        </w:rPr>
        <w:fldChar w:fldCharType="separate"/>
      </w:r>
      <w:r w:rsidR="00424086" w:rsidRPr="00A1333B">
        <w:rPr>
          <w:rFonts w:ascii="Cambria" w:hAnsi="Cambria"/>
          <w:b/>
          <w:bCs/>
          <w:sz w:val="20"/>
          <w:szCs w:val="20"/>
        </w:rPr>
        <w:t>(Alaloul et al. 2022)</w:t>
      </w:r>
      <w:r w:rsidR="00424086" w:rsidRPr="00A1333B">
        <w:rPr>
          <w:rFonts w:ascii="Cambria" w:hAnsi="Cambria"/>
          <w:b/>
          <w:bCs/>
          <w:color w:val="000000" w:themeColor="text1"/>
          <w:sz w:val="20"/>
          <w:szCs w:val="20"/>
        </w:rPr>
        <w:fldChar w:fldCharType="end"/>
      </w:r>
      <w:r w:rsidR="005F7E54" w:rsidRPr="00A1333B">
        <w:rPr>
          <w:rFonts w:ascii="Cambria" w:hAnsi="Cambria"/>
          <w:color w:val="000000" w:themeColor="text1"/>
          <w:sz w:val="20"/>
          <w:szCs w:val="20"/>
        </w:rPr>
        <w:t>.</w:t>
      </w:r>
    </w:p>
    <w:p w14:paraId="323E15A9" w14:textId="6F4221C2" w:rsidR="000265E3" w:rsidRPr="00A1333B" w:rsidRDefault="000265E3" w:rsidP="00F60221">
      <w:pPr>
        <w:jc w:val="both"/>
        <w:rPr>
          <w:rFonts w:ascii="Cambria" w:hAnsi="Cambria"/>
          <w:color w:val="000000" w:themeColor="text1"/>
          <w:sz w:val="20"/>
          <w:szCs w:val="20"/>
        </w:rPr>
      </w:pPr>
      <w:r w:rsidRPr="00A1333B">
        <w:rPr>
          <w:rFonts w:ascii="Cambria" w:hAnsi="Cambria"/>
          <w:color w:val="000000" w:themeColor="text1"/>
          <w:sz w:val="20"/>
          <w:szCs w:val="20"/>
        </w:rPr>
        <w:t xml:space="preserve">Due to this profound complexity, </w:t>
      </w:r>
      <w:r w:rsidR="000B201F" w:rsidRPr="00A1333B">
        <w:rPr>
          <w:rFonts w:ascii="Cambria" w:hAnsi="Cambria"/>
          <w:color w:val="000000" w:themeColor="text1"/>
          <w:sz w:val="20"/>
          <w:szCs w:val="20"/>
        </w:rPr>
        <w:t xml:space="preserve">regular safety inspections are needed to keep the work environment hazard-free </w:t>
      </w:r>
      <w:r w:rsidR="00424086" w:rsidRPr="00A1333B">
        <w:rPr>
          <w:rFonts w:ascii="Cambria" w:hAnsi="Cambria"/>
          <w:b/>
          <w:bCs/>
          <w:color w:val="000000" w:themeColor="text1"/>
          <w:sz w:val="20"/>
          <w:szCs w:val="20"/>
        </w:rPr>
        <w:fldChar w:fldCharType="begin"/>
      </w:r>
      <w:r w:rsidR="00424086" w:rsidRPr="00A1333B">
        <w:rPr>
          <w:rFonts w:ascii="Cambria" w:hAnsi="Cambria"/>
          <w:b/>
          <w:bCs/>
          <w:color w:val="000000" w:themeColor="text1"/>
          <w:sz w:val="20"/>
          <w:szCs w:val="20"/>
        </w:rPr>
        <w:instrText xml:space="preserve"> ADDIN ZOTERO_ITEM CSL_CITATION {"citationID":"SF6BVtzs","properties":{"unsorted":false,"formattedCitation":"(Asadzadeh et al. 2020)","plainCitation":"(Asadzadeh et al. 2020)","noteIndex":0},"citationItems":[{"id":15,"uris":["http://zotero.org/users/19548579/items/RTGJQCH5"],"itemData":{"id":15,"type":"article-journal","abstract":"The construction industry has one of the most hazardous working environments worldwide, which accounts for about 1 in every 5 occupational fatalities. The high rates of workplace injuries, illnesses and fatalities cause irreversible harm to workers and are often the source of delays and additional project costs. Improvements in sensor technologies, wireless communication, the processing power of computers, and advancements in machine learning and computer vision are now enabling the development of sensor-based safety management systems. The rapid growth of Building Information Modelling (BIM) has also created opportunities for improving safety management. While considerable progress has been made to improve construction safety, few studies have focused on the integration of sensor-based systems and BIM. This research, which is motivated by the development of such integrated methods, carries out a systematic review of the relevant literature, summarising recent developments of sensor-based safety management systems and advancements in safety management through BIM. The research gaps are identified and an outline for potential future research is provided. The results of the review reveal the potential of combining sensor-driven systems with BIM for improving safety management in construction.","container-title":"Automation in Construction","DOI":"10.1016/j.autcon.2020.103128","ISSN":"09265805","journalAbbreviation":"Automation in Construction","language":"en","page":"103128","source":"DOI.org (Crossref)","title":"Sensor-based safety management","volume":"113","author":[{"family":"Asadzadeh","given":"Amin"},{"family":"Arashpour","given":"Mehrdad"},{"family":"Li","given":"Heng"},{"family":"Ngo","given":"Tuan"},{"family":"Bab-Hadiashar","given":"Alireza"},{"family":"Rashidi","given":"Ali"}],"issued":{"date-parts":[["2020",5]]}}}],"schema":"https://github.com/citation-style-language/schema/raw/master/csl-citation.json"} </w:instrText>
      </w:r>
      <w:r w:rsidR="00424086" w:rsidRPr="00A1333B">
        <w:rPr>
          <w:rFonts w:ascii="Cambria" w:hAnsi="Cambria"/>
          <w:b/>
          <w:bCs/>
          <w:color w:val="000000" w:themeColor="text1"/>
          <w:sz w:val="20"/>
          <w:szCs w:val="20"/>
        </w:rPr>
        <w:fldChar w:fldCharType="separate"/>
      </w:r>
      <w:r w:rsidR="00424086" w:rsidRPr="00A1333B">
        <w:rPr>
          <w:rFonts w:ascii="Cambria" w:hAnsi="Cambria"/>
          <w:b/>
          <w:bCs/>
          <w:sz w:val="20"/>
          <w:szCs w:val="20"/>
        </w:rPr>
        <w:t>(Asadzadeh et al. 2020)</w:t>
      </w:r>
      <w:r w:rsidR="00424086" w:rsidRPr="00A1333B">
        <w:rPr>
          <w:rFonts w:ascii="Cambria" w:hAnsi="Cambria"/>
          <w:b/>
          <w:bCs/>
          <w:color w:val="000000" w:themeColor="text1"/>
          <w:sz w:val="20"/>
          <w:szCs w:val="20"/>
        </w:rPr>
        <w:fldChar w:fldCharType="end"/>
      </w:r>
      <w:r w:rsidR="000B201F" w:rsidRPr="00A1333B">
        <w:rPr>
          <w:rFonts w:ascii="Cambria" w:hAnsi="Cambria"/>
          <w:color w:val="000000" w:themeColor="text1"/>
          <w:sz w:val="20"/>
          <w:szCs w:val="20"/>
        </w:rPr>
        <w:t>.</w:t>
      </w:r>
      <w:r w:rsidR="002B508C" w:rsidRPr="00A1333B">
        <w:rPr>
          <w:rFonts w:ascii="Cambria" w:hAnsi="Cambria"/>
          <w:color w:val="000000" w:themeColor="text1"/>
          <w:sz w:val="20"/>
          <w:szCs w:val="20"/>
        </w:rPr>
        <w:t xml:space="preserve"> Additionally, managers must monitor and track activities and ensure the project meets the expected production rates</w:t>
      </w:r>
      <w:r w:rsidR="00863748" w:rsidRPr="00A1333B">
        <w:rPr>
          <w:rFonts w:ascii="Cambria" w:hAnsi="Cambria"/>
          <w:color w:val="000000" w:themeColor="text1"/>
          <w:sz w:val="20"/>
          <w:szCs w:val="20"/>
        </w:rPr>
        <w:t xml:space="preserve"> </w:t>
      </w:r>
      <w:r w:rsidR="00863748" w:rsidRPr="00A1333B">
        <w:rPr>
          <w:rFonts w:ascii="Cambria" w:hAnsi="Cambria"/>
          <w:b/>
          <w:bCs/>
          <w:color w:val="000000" w:themeColor="text1"/>
          <w:sz w:val="20"/>
          <w:szCs w:val="20"/>
        </w:rPr>
        <w:fldChar w:fldCharType="begin"/>
      </w:r>
      <w:r w:rsidR="00863748" w:rsidRPr="00A1333B">
        <w:rPr>
          <w:rFonts w:ascii="Cambria" w:hAnsi="Cambria"/>
          <w:b/>
          <w:bCs/>
          <w:color w:val="000000" w:themeColor="text1"/>
          <w:sz w:val="20"/>
          <w:szCs w:val="20"/>
        </w:rPr>
        <w:instrText xml:space="preserve"> ADDIN ZOTERO_ITEM CSL_CITATION {"citationID":"mjMVDINL","properties":{"unsorted":false,"formattedCitation":"(Alaloul et al. 2022)","plainCitation":"(Alaloul et al. 2022)","noteIndex":0},"citationItems":[{"id":227,"uris":["http://zotero.org/users/19548579/items/CGA8N8FQ"],"itemData":{"id":227,"type":"article-journal","abstract":"Purpose – The unique nature of the construction sector makes it fall behind other sectors in terms of productivity. Monitoring construction productivity is crucial for the construction project’s success. Current practices for construction productivity monitoring are time-consuming, manned and error prone. Although previous studies have been implemented toward reducing these limitations, a gap still exists in the automated monitoring of construction productivity.","container-title":"Engineering, Construction and Architectural Management","DOI":"10.1108/ECAM-03-2021-0211","ISSN":"0969-9988","issue":"7","journalAbbreviation":"ECAM","language":"en","license":"https://www.emerald.com/insight/site-policies","page":"2760-2785","source":"DOI.org (Crossref)","title":"Productivity monitoring in building construction projects: a systematic review","title-short":"Productivity monitoring in building construction projects","volume":"29","author":[{"family":"Alaloul","given":"Wesam Salah"},{"family":"Alzubi","given":"Khalid M."},{"family":"Malkawi","given":"Ahmad B."},{"family":"Al Salaheen","given":"Marsail"},{"family":"Musarat","given":"Muhammad Ali"}],"issued":{"date-parts":[["2022",8,3]]}}}],"schema":"https://github.com/citation-style-language/schema/raw/master/csl-citation.json"} </w:instrText>
      </w:r>
      <w:r w:rsidR="00863748" w:rsidRPr="00A1333B">
        <w:rPr>
          <w:rFonts w:ascii="Cambria" w:hAnsi="Cambria"/>
          <w:b/>
          <w:bCs/>
          <w:color w:val="000000" w:themeColor="text1"/>
          <w:sz w:val="20"/>
          <w:szCs w:val="20"/>
        </w:rPr>
        <w:fldChar w:fldCharType="separate"/>
      </w:r>
      <w:r w:rsidR="00863748" w:rsidRPr="00A1333B">
        <w:rPr>
          <w:rFonts w:ascii="Cambria" w:hAnsi="Cambria"/>
          <w:b/>
          <w:bCs/>
          <w:sz w:val="20"/>
          <w:szCs w:val="20"/>
        </w:rPr>
        <w:t>(Alaloul et al. 2022)</w:t>
      </w:r>
      <w:r w:rsidR="00863748" w:rsidRPr="00A1333B">
        <w:rPr>
          <w:rFonts w:ascii="Cambria" w:hAnsi="Cambria"/>
          <w:b/>
          <w:bCs/>
          <w:color w:val="000000" w:themeColor="text1"/>
          <w:sz w:val="20"/>
          <w:szCs w:val="20"/>
        </w:rPr>
        <w:fldChar w:fldCharType="end"/>
      </w:r>
      <w:r w:rsidR="002B508C" w:rsidRPr="00A1333B">
        <w:rPr>
          <w:rFonts w:ascii="Cambria" w:hAnsi="Cambria"/>
          <w:color w:val="000000" w:themeColor="text1"/>
          <w:sz w:val="20"/>
          <w:szCs w:val="20"/>
        </w:rPr>
        <w:t>.</w:t>
      </w:r>
      <w:r w:rsidR="00B47BB7" w:rsidRPr="00A1333B">
        <w:rPr>
          <w:rFonts w:ascii="Cambria" w:hAnsi="Cambria"/>
          <w:color w:val="000000" w:themeColor="text1"/>
          <w:sz w:val="20"/>
          <w:szCs w:val="20"/>
        </w:rPr>
        <w:t xml:space="preserve"> However, traditional manual observation and reporting methods</w:t>
      </w:r>
      <w:r w:rsidR="001C7845" w:rsidRPr="00A1333B">
        <w:rPr>
          <w:rFonts w:ascii="Cambria" w:hAnsi="Cambria"/>
          <w:color w:val="000000" w:themeColor="text1"/>
          <w:sz w:val="20"/>
          <w:szCs w:val="20"/>
        </w:rPr>
        <w:t xml:space="preserve">, </w:t>
      </w:r>
      <w:r w:rsidR="00B47BB7" w:rsidRPr="00A1333B">
        <w:rPr>
          <w:rFonts w:ascii="Cambria" w:hAnsi="Cambria"/>
          <w:color w:val="000000" w:themeColor="text1"/>
          <w:sz w:val="20"/>
          <w:szCs w:val="20"/>
        </w:rPr>
        <w:t>such as physical site walk-throughs for hazard identification or the manual logging of Daily Construction Reports (DCRs)</w:t>
      </w:r>
      <w:r w:rsidR="001C7845" w:rsidRPr="00A1333B">
        <w:rPr>
          <w:rFonts w:ascii="Cambria" w:hAnsi="Cambria"/>
          <w:color w:val="000000" w:themeColor="text1"/>
          <w:sz w:val="20"/>
          <w:szCs w:val="20"/>
        </w:rPr>
        <w:t xml:space="preserve"> </w:t>
      </w:r>
      <w:r w:rsidR="00B47BB7" w:rsidRPr="00A1333B">
        <w:rPr>
          <w:rFonts w:ascii="Cambria" w:hAnsi="Cambria"/>
          <w:color w:val="000000" w:themeColor="text1"/>
          <w:sz w:val="20"/>
          <w:szCs w:val="20"/>
        </w:rPr>
        <w:t>heavily rely on subjective and error-prone manual visual inspection procedures</w:t>
      </w:r>
      <w:r w:rsidR="00863748" w:rsidRPr="00A1333B">
        <w:rPr>
          <w:rFonts w:ascii="Cambria" w:hAnsi="Cambria"/>
          <w:color w:val="000000" w:themeColor="text1"/>
          <w:sz w:val="20"/>
          <w:szCs w:val="20"/>
        </w:rPr>
        <w:t xml:space="preserve"> </w:t>
      </w:r>
      <w:r w:rsidR="00863748" w:rsidRPr="00A1333B">
        <w:rPr>
          <w:rFonts w:ascii="Cambria" w:hAnsi="Cambria"/>
          <w:b/>
          <w:bCs/>
          <w:color w:val="000000" w:themeColor="text1"/>
          <w:sz w:val="20"/>
          <w:szCs w:val="20"/>
        </w:rPr>
        <w:fldChar w:fldCharType="begin"/>
      </w:r>
      <w:r w:rsidR="00863748" w:rsidRPr="00A1333B">
        <w:rPr>
          <w:rFonts w:ascii="Cambria" w:hAnsi="Cambria"/>
          <w:b/>
          <w:bCs/>
          <w:color w:val="000000" w:themeColor="text1"/>
          <w:sz w:val="20"/>
          <w:szCs w:val="20"/>
        </w:rPr>
        <w:instrText xml:space="preserve"> ADDIN ZOTERO_ITEM CSL_CITATION {"citationID":"7MJeTXSK","properties":{"unsorted":false,"formattedCitation":"(Samsami 2024)","plainCitation":"(Samsami 2024)","noteIndex":0},"citationItems":[{"id":228,"uris":["http://zotero.org/users/19548579/items/3BZWKG5A"],"itemData":{"id":228,"type":"article-journal","abstract":"Despite the subjective and error-prone nature of manual visual inspection procedures, this type of inspection is still a common process in most construction projects. However, Automated Construction Inspection and Progress Monitoring (ACIPM) has the potential to improve inspection processes. The objective of this paper is to examine the applications, challenges, and future directions of ACIPM in a systematic review. It explores various application areas of ACIPM in two domains of (a) transportation construction inspection, and (b) building construction inspection. The review identifies key ACIPM tools and techniques including Laser Scanning (LS), Uncrewed Aerial Systems (UAS), Robots, Radio Frequency Identification (RFID), Augmented Reality (AR), Virtual Reality (VR), Computer Vision (CV), Deep Learning, and Building Information Modeling (BIM). It also explores the challenges in implementing ACIPM, including limited generalization, data quality and validity, data integration, and real-time considerations. Studying legal implications and ethical and social impacts are among the future directions in ACIPM that are pinpointed in this paper. As the main contribution, this paper provides a comprehensive understanding of ACIPM for academic researchers and industry professionals.","container-title":"CivilEng","DOI":"10.3390/civileng5010014","ISSN":"2673-4109","issue":"1","journalAbbreviation":"CivilEng","language":"en","page":"265-287","source":"DOI.org (Crossref)","title":"A Systematic Review of Automated Construction Inspection and Progress Monitoring (ACIPM): Applications, Challenges, and Future Directions","title-short":"A Systematic Review of Automated Construction Inspection and Progress Monitoring (ACIPM)","volume":"5","author":[{"family":"Samsami","given":"Reihaneh"}],"issued":{"date-parts":[["2024",3,17]]}}}],"schema":"https://github.com/citation-style-language/schema/raw/master/csl-citation.json"} </w:instrText>
      </w:r>
      <w:r w:rsidR="00863748" w:rsidRPr="00A1333B">
        <w:rPr>
          <w:rFonts w:ascii="Cambria" w:hAnsi="Cambria"/>
          <w:b/>
          <w:bCs/>
          <w:color w:val="000000" w:themeColor="text1"/>
          <w:sz w:val="20"/>
          <w:szCs w:val="20"/>
        </w:rPr>
        <w:fldChar w:fldCharType="separate"/>
      </w:r>
      <w:r w:rsidR="00863748" w:rsidRPr="00A1333B">
        <w:rPr>
          <w:rFonts w:ascii="Cambria" w:hAnsi="Cambria"/>
          <w:b/>
          <w:bCs/>
          <w:sz w:val="20"/>
          <w:szCs w:val="20"/>
        </w:rPr>
        <w:t>(Samsami 2024)</w:t>
      </w:r>
      <w:r w:rsidR="00863748" w:rsidRPr="00A1333B">
        <w:rPr>
          <w:rFonts w:ascii="Cambria" w:hAnsi="Cambria"/>
          <w:b/>
          <w:bCs/>
          <w:color w:val="000000" w:themeColor="text1"/>
          <w:sz w:val="20"/>
          <w:szCs w:val="20"/>
        </w:rPr>
        <w:fldChar w:fldCharType="end"/>
      </w:r>
      <w:r w:rsidR="00B47BB7" w:rsidRPr="00A1333B">
        <w:rPr>
          <w:rFonts w:ascii="Cambria" w:hAnsi="Cambria"/>
          <w:color w:val="000000" w:themeColor="text1"/>
          <w:sz w:val="20"/>
          <w:szCs w:val="20"/>
        </w:rPr>
        <w:t>. Furthermore, these manual methods are time-consuming, labor-intensive, and result in a slow information flow</w:t>
      </w:r>
      <w:r w:rsidR="00863748" w:rsidRPr="00A1333B">
        <w:rPr>
          <w:rFonts w:ascii="Cambria" w:hAnsi="Cambria"/>
          <w:color w:val="000000" w:themeColor="text1"/>
          <w:sz w:val="20"/>
          <w:szCs w:val="20"/>
        </w:rPr>
        <w:t xml:space="preserve"> </w:t>
      </w:r>
      <w:r w:rsidR="00863748" w:rsidRPr="00A1333B">
        <w:rPr>
          <w:rFonts w:ascii="Cambria" w:hAnsi="Cambria"/>
          <w:b/>
          <w:bCs/>
          <w:color w:val="000000" w:themeColor="text1"/>
          <w:sz w:val="20"/>
          <w:szCs w:val="20"/>
        </w:rPr>
        <w:fldChar w:fldCharType="begin"/>
      </w:r>
      <w:r w:rsidR="00863748" w:rsidRPr="00A1333B">
        <w:rPr>
          <w:rFonts w:ascii="Cambria" w:hAnsi="Cambria"/>
          <w:b/>
          <w:bCs/>
          <w:color w:val="000000" w:themeColor="text1"/>
          <w:sz w:val="20"/>
          <w:szCs w:val="20"/>
        </w:rPr>
        <w:instrText xml:space="preserve"> ADDIN ZOTERO_ITEM CSL_CITATION {"citationID":"EE6OFUh4","properties":{"unsorted":false,"formattedCitation":"(Alaloul et al. 2022)","plainCitation":"(Alaloul et al. 2022)","noteIndex":0},"citationItems":[{"id":227,"uris":["http://zotero.org/users/19548579/items/CGA8N8FQ"],"itemData":{"id":227,"type":"article-journal","abstract":"Purpose – The unique nature of the construction sector makes it fall behind other sectors in terms of productivity. Monitoring construction productivity is crucial for the construction project’s success. Current practices for construction productivity monitoring are time-consuming, manned and error prone. Although previous studies have been implemented toward reducing these limitations, a gap still exists in the automated monitoring of construction productivity.","container-title":"Engineering, Construction and Architectural Management","DOI":"10.1108/ECAM-03-2021-0211","ISSN":"0969-9988","issue":"7","journalAbbreviation":"ECAM","language":"en","license":"https://www.emerald.com/insight/site-policies","page":"2760-2785","source":"DOI.org (Crossref)","title":"Productivity monitoring in building construction projects: a systematic review","title-short":"Productivity monitoring in building construction projects","volume":"29","author":[{"family":"Alaloul","given":"Wesam Salah"},{"family":"Alzubi","given":"Khalid M."},{"family":"Malkawi","given":"Ahmad B."},{"family":"Al Salaheen","given":"Marsail"},{"family":"Musarat","given":"Muhammad Ali"}],"issued":{"date-parts":[["2022",8,3]]}}}],"schema":"https://github.com/citation-style-language/schema/raw/master/csl-citation.json"} </w:instrText>
      </w:r>
      <w:r w:rsidR="00863748" w:rsidRPr="00A1333B">
        <w:rPr>
          <w:rFonts w:ascii="Cambria" w:hAnsi="Cambria"/>
          <w:b/>
          <w:bCs/>
          <w:color w:val="000000" w:themeColor="text1"/>
          <w:sz w:val="20"/>
          <w:szCs w:val="20"/>
        </w:rPr>
        <w:fldChar w:fldCharType="separate"/>
      </w:r>
      <w:r w:rsidR="00863748" w:rsidRPr="00A1333B">
        <w:rPr>
          <w:rFonts w:ascii="Cambria" w:hAnsi="Cambria"/>
          <w:b/>
          <w:bCs/>
          <w:sz w:val="20"/>
          <w:szCs w:val="20"/>
        </w:rPr>
        <w:t>(Alaloul et al. 2022)</w:t>
      </w:r>
      <w:r w:rsidR="00863748" w:rsidRPr="00A1333B">
        <w:rPr>
          <w:rFonts w:ascii="Cambria" w:hAnsi="Cambria"/>
          <w:b/>
          <w:bCs/>
          <w:color w:val="000000" w:themeColor="text1"/>
          <w:sz w:val="20"/>
          <w:szCs w:val="20"/>
        </w:rPr>
        <w:fldChar w:fldCharType="end"/>
      </w:r>
      <w:r w:rsidR="00B47BB7" w:rsidRPr="00A1333B">
        <w:rPr>
          <w:rFonts w:ascii="Cambria" w:hAnsi="Cambria"/>
          <w:color w:val="000000" w:themeColor="text1"/>
          <w:sz w:val="20"/>
          <w:szCs w:val="20"/>
        </w:rPr>
        <w:t>.</w:t>
      </w:r>
    </w:p>
    <w:p w14:paraId="3025EC35" w14:textId="0D70307C" w:rsidR="00977B5E" w:rsidRPr="00A1333B" w:rsidRDefault="00957D75" w:rsidP="00F60221">
      <w:pPr>
        <w:jc w:val="both"/>
        <w:rPr>
          <w:rFonts w:ascii="Cambria" w:hAnsi="Cambria"/>
          <w:color w:val="000000" w:themeColor="text1"/>
          <w:sz w:val="20"/>
          <w:szCs w:val="20"/>
        </w:rPr>
      </w:pPr>
      <w:r w:rsidRPr="00A1333B">
        <w:rPr>
          <w:rFonts w:ascii="Cambria" w:hAnsi="Cambria"/>
          <w:color w:val="000000" w:themeColor="text1"/>
          <w:sz w:val="20"/>
          <w:szCs w:val="20"/>
        </w:rPr>
        <w:t xml:space="preserve">The absence of real-time information resulting from these manual limitations hinders </w:t>
      </w:r>
      <w:r w:rsidR="00922D50" w:rsidRPr="00A1333B">
        <w:rPr>
          <w:rFonts w:ascii="Cambria" w:hAnsi="Cambria"/>
          <w:color w:val="000000" w:themeColor="text1"/>
          <w:sz w:val="20"/>
          <w:szCs w:val="20"/>
        </w:rPr>
        <w:t>monitoring</w:t>
      </w:r>
      <w:r w:rsidRPr="00A1333B">
        <w:rPr>
          <w:rFonts w:ascii="Cambria" w:hAnsi="Cambria"/>
          <w:color w:val="000000" w:themeColor="text1"/>
          <w:sz w:val="20"/>
          <w:szCs w:val="20"/>
        </w:rPr>
        <w:t xml:space="preserve"> schedule, cost, and other performance indicators, reduc</w:t>
      </w:r>
      <w:r w:rsidR="00922D50" w:rsidRPr="00A1333B">
        <w:rPr>
          <w:rFonts w:ascii="Cambria" w:hAnsi="Cambria"/>
          <w:color w:val="000000" w:themeColor="text1"/>
          <w:sz w:val="20"/>
          <w:szCs w:val="20"/>
        </w:rPr>
        <w:t>ing</w:t>
      </w:r>
      <w:r w:rsidRPr="00A1333B">
        <w:rPr>
          <w:rFonts w:ascii="Cambria" w:hAnsi="Cambria"/>
          <w:color w:val="000000" w:themeColor="text1"/>
          <w:sz w:val="20"/>
          <w:szCs w:val="20"/>
        </w:rPr>
        <w:t xml:space="preserve"> the ability to reveal or manage the variability and uncertainty inherent in project activities</w:t>
      </w:r>
      <w:r w:rsidR="00BA1DDA" w:rsidRPr="00A1333B">
        <w:rPr>
          <w:rFonts w:ascii="Cambria" w:hAnsi="Cambria"/>
          <w:color w:val="000000" w:themeColor="text1"/>
          <w:sz w:val="20"/>
          <w:szCs w:val="20"/>
        </w:rPr>
        <w:t xml:space="preserve"> </w:t>
      </w:r>
      <w:r w:rsidR="00BA1DDA" w:rsidRPr="00A1333B">
        <w:rPr>
          <w:rFonts w:ascii="Cambria" w:hAnsi="Cambria"/>
          <w:b/>
          <w:bCs/>
          <w:color w:val="000000" w:themeColor="text1"/>
          <w:sz w:val="20"/>
          <w:szCs w:val="20"/>
        </w:rPr>
        <w:fldChar w:fldCharType="begin"/>
      </w:r>
      <w:r w:rsidR="00BA1DDA" w:rsidRPr="00A1333B">
        <w:rPr>
          <w:rFonts w:ascii="Cambria" w:hAnsi="Cambria"/>
          <w:b/>
          <w:bCs/>
          <w:color w:val="000000" w:themeColor="text1"/>
          <w:sz w:val="20"/>
          <w:szCs w:val="20"/>
        </w:rPr>
        <w:instrText xml:space="preserve"> ADDIN ZOTERO_ITEM CSL_CITATION {"citationID":"zomfuQlF","properties":{"unsorted":false,"formattedCitation":"(Alaloul et al. 2022)","plainCitation":"(Alaloul et al. 2022)","noteIndex":0},"citationItems":[{"id":227,"uris":["http://zotero.org/users/19548579/items/CGA8N8FQ"],"itemData":{"id":227,"type":"article-journal","abstract":"Purpose – The unique nature of the construction sector makes it fall behind other sectors in terms of productivity. Monitoring construction productivity is crucial for the construction project’s success. Current practices for construction productivity monitoring are time-consuming, manned and error prone. Although previous studies have been implemented toward reducing these limitations, a gap still exists in the automated monitoring of construction productivity.","container-title":"Engineering, Construction and Architectural Management","DOI":"10.1108/ECAM-03-2021-0211","ISSN":"0969-9988","issue":"7","journalAbbreviation":"ECAM","language":"en","license":"https://www.emerald.com/insight/site-policies","page":"2760-2785","source":"DOI.org (Crossref)","title":"Productivity monitoring in building construction projects: a systematic review","title-short":"Productivity monitoring in building construction projects","volume":"29","author":[{"family":"Alaloul","given":"Wesam Salah"},{"family":"Alzubi","given":"Khalid M."},{"family":"Malkawi","given":"Ahmad B."},{"family":"Al Salaheen","given":"Marsail"},{"family":"Musarat","given":"Muhammad Ali"}],"issued":{"date-parts":[["2022",8,3]]}}}],"schema":"https://github.com/citation-style-language/schema/raw/master/csl-citation.json"} </w:instrText>
      </w:r>
      <w:r w:rsidR="00BA1DDA" w:rsidRPr="00A1333B">
        <w:rPr>
          <w:rFonts w:ascii="Cambria" w:hAnsi="Cambria"/>
          <w:b/>
          <w:bCs/>
          <w:color w:val="000000" w:themeColor="text1"/>
          <w:sz w:val="20"/>
          <w:szCs w:val="20"/>
        </w:rPr>
        <w:fldChar w:fldCharType="separate"/>
      </w:r>
      <w:r w:rsidR="00BA1DDA" w:rsidRPr="00A1333B">
        <w:rPr>
          <w:rFonts w:ascii="Cambria" w:hAnsi="Cambria"/>
          <w:b/>
          <w:bCs/>
          <w:sz w:val="20"/>
          <w:szCs w:val="20"/>
        </w:rPr>
        <w:t>(Alaloul et al. 2022)</w:t>
      </w:r>
      <w:r w:rsidR="00BA1DDA" w:rsidRPr="00A1333B">
        <w:rPr>
          <w:rFonts w:ascii="Cambria" w:hAnsi="Cambria"/>
          <w:b/>
          <w:bCs/>
          <w:color w:val="000000" w:themeColor="text1"/>
          <w:sz w:val="20"/>
          <w:szCs w:val="20"/>
        </w:rPr>
        <w:fldChar w:fldCharType="end"/>
      </w:r>
      <w:r w:rsidRPr="00A1333B">
        <w:rPr>
          <w:rFonts w:ascii="Cambria" w:hAnsi="Cambria"/>
          <w:color w:val="000000" w:themeColor="text1"/>
          <w:sz w:val="20"/>
          <w:szCs w:val="20"/>
        </w:rPr>
        <w:t xml:space="preserve">. Because of these systemic bottlenecks, the industry persistently struggles to overcome the issues associated with safety hazards and low productivity </w:t>
      </w:r>
      <w:r w:rsidR="00E20B07" w:rsidRPr="00A1333B">
        <w:rPr>
          <w:rFonts w:ascii="Cambria" w:hAnsi="Cambria"/>
          <w:b/>
          <w:bCs/>
          <w:color w:val="000000" w:themeColor="text1"/>
          <w:sz w:val="20"/>
          <w:szCs w:val="20"/>
        </w:rPr>
        <w:fldChar w:fldCharType="begin"/>
      </w:r>
      <w:r w:rsidR="00E20B07" w:rsidRPr="00A1333B">
        <w:rPr>
          <w:rFonts w:ascii="Cambria" w:hAnsi="Cambria"/>
          <w:b/>
          <w:bCs/>
          <w:color w:val="000000" w:themeColor="text1"/>
          <w:sz w:val="20"/>
          <w:szCs w:val="20"/>
        </w:rPr>
        <w:instrText xml:space="preserve"> ADDIN ZOTERO_ITEM CSL_CITATION {"citationID":"TYUkvyJ7","properties":{"unsorted":false,"formattedCitation":"(Jiang and Messner 2023)","plainCitation":"(Jiang and Messner 2023)","noteIndex":0},"citationItems":[{"id":383,"uris":["http://zotero.org/users/19548579/items/V8384B82"],"itemData":{"id":383,"type":"article-journal","abstract":"Recent advances in digital photography and unmanned aerial vehicle (UAV) platforms make visual data from construction project sites more accessible to project teams. To semi-automatically or automatically obtain the essential information, evaluate the ongoing activities or operations, and address project-level challenges, researchers have focused on applying various computer vision (CV)-based methods to process and interpret the acquired visual data. This research developed a framework to summarize the vision-based methods that have been applied to construction/asset management operations through a systematic literature review. The reviewed literature was composed of 103 journal papers from 2011 to 2020. All the reviewed journal papers were from the Ei Compendex database with specific search criteria. The developed framework consisted of two parts: use cases and CV domains. Use cases contained five aspects: safety monitoring, productivity improvement, progress monitoring, infrastructure inspection, and robotic application. CV domains contained six aspects: image processing, object classification, object detection, object tracking, pose estimation, and 3D reconstruction. All eleven aspects were integrated from the reviewed papers. For each reviewed paper, the general workflow of applied vision-based approaches was described and categorized into each use case. A trending timeline was developed to analyze the popularity of the identified use cases and CV domains within the reviewed time period. Both the quantity and variety of construction use cases and CV domains have increased. Challenges and limitations of applying CV-based methods in the construction industry were also identified. This paper provides readers with a summary of how CV-based methods have been used in the construction industry and serve as a reference for future research and development.","container-title":"Journal of Information Technology in Construction (ITcon)","DOI":"10.36680/j.itcon.2023.009","issue":"9","language":"en","page":"176-199","source":"www.itcon.org","title":"Computer Vision Applications In Construction And Asset Management Phases: A Literature Review","title-short":"Computer Vision Applications In Construction And Asset Management Phases","volume":"28","author":[{"family":"Jiang","given":"Zhouqian"},{"family":"Messner","given":"John I."}],"issued":{"date-parts":[["2023",4,3]]}}}],"schema":"https://github.com/citation-style-language/schema/raw/master/csl-citation.json"} </w:instrText>
      </w:r>
      <w:r w:rsidR="00E20B07" w:rsidRPr="00A1333B">
        <w:rPr>
          <w:rFonts w:ascii="Cambria" w:hAnsi="Cambria"/>
          <w:b/>
          <w:bCs/>
          <w:color w:val="000000" w:themeColor="text1"/>
          <w:sz w:val="20"/>
          <w:szCs w:val="20"/>
        </w:rPr>
        <w:fldChar w:fldCharType="separate"/>
      </w:r>
      <w:r w:rsidR="00E20B07" w:rsidRPr="00A1333B">
        <w:rPr>
          <w:rFonts w:ascii="Cambria" w:hAnsi="Cambria"/>
          <w:b/>
          <w:bCs/>
          <w:sz w:val="20"/>
          <w:szCs w:val="20"/>
        </w:rPr>
        <w:t>(Jiang and Messner 2023)</w:t>
      </w:r>
      <w:r w:rsidR="00E20B07" w:rsidRPr="00A1333B">
        <w:rPr>
          <w:rFonts w:ascii="Cambria" w:hAnsi="Cambria"/>
          <w:b/>
          <w:bCs/>
          <w:color w:val="000000" w:themeColor="text1"/>
          <w:sz w:val="20"/>
          <w:szCs w:val="20"/>
        </w:rPr>
        <w:fldChar w:fldCharType="end"/>
      </w:r>
      <w:r w:rsidRPr="00A1333B">
        <w:rPr>
          <w:rFonts w:ascii="Cambria" w:hAnsi="Cambria"/>
          <w:color w:val="000000" w:themeColor="text1"/>
          <w:sz w:val="20"/>
          <w:szCs w:val="20"/>
        </w:rPr>
        <w:t xml:space="preserve">. Consequently, there is a growing interest in the construction industry in adopting AI technologies for various management and construction tasks </w:t>
      </w:r>
      <w:r w:rsidR="00E20B07" w:rsidRPr="00A1333B">
        <w:rPr>
          <w:rFonts w:ascii="Cambria" w:hAnsi="Cambria"/>
          <w:b/>
          <w:bCs/>
          <w:color w:val="000000" w:themeColor="text1"/>
          <w:sz w:val="20"/>
          <w:szCs w:val="20"/>
        </w:rPr>
        <w:fldChar w:fldCharType="begin"/>
      </w:r>
      <w:r w:rsidR="00E20B07" w:rsidRPr="00A1333B">
        <w:rPr>
          <w:rFonts w:ascii="Cambria" w:hAnsi="Cambria"/>
          <w:b/>
          <w:bCs/>
          <w:color w:val="000000" w:themeColor="text1"/>
          <w:sz w:val="20"/>
          <w:szCs w:val="20"/>
        </w:rPr>
        <w:instrText xml:space="preserve"> ADDIN ZOTERO_ITEM CSL_CITATION {"citationID":"KqQWKh0q","properties":{"unsorted":false,"formattedCitation":"(Rabbi and Jeelani 2024)","plainCitation":"(Rabbi and Jeelani 2024)","noteIndex":0},"citationItems":[{"id":376,"uris":["http://zotero.org/users/19548579/items/AVQG9WIE"],"itemData":{"id":376,"type":"article-journal","abstract":"High occupational injury and fatality rate in the construction industry is a serious global concern. Recognizing AI as a solution to enhance safety performance, this study reviews 153 papers to assess and categorize current AI applications in construction, focusing on text, visual, and audio data, while also identifying challenges and future research opportunities. Real-time monitoring, hazard detection, and information extraction are identified as key areas where AI is applied, with a notable reliance on deep neural networks, object recognition, and Natural Language Processing. The review highlights major challenges, including the need for high-quality data management, semantic feature representation, and occluded object detection. Additionally, it underscores the untapped potential of audio-based AI and the advancements possible with Large Language Models for text interpretation. The findings emphasize the need for integrated, multi-faceted AI systems and advocate for responsible AI deployment to mitigate safety risks on construction sites.","container-title":"Automation in Construction","DOI":"10.1016/j.autcon.2024.105443","ISSN":"0926-5805","journalAbbreviation":"Automation in Construction","page":"105443","source":"ScienceDirect","title":"AI integration in construction safety: Current state, challenges, and future opportunities in text, vision, and audio based applications","title-short":"AI integration in construction safety","volume":"164","author":[{"family":"Rabbi","given":"Ahmed Bin Kabir"},{"family":"Jeelani","given":"Idris"}],"issued":{"date-parts":[["2024",8,1]]}}}],"schema":"https://github.com/citation-style-language/schema/raw/master/csl-citation.json"} </w:instrText>
      </w:r>
      <w:r w:rsidR="00E20B07" w:rsidRPr="00A1333B">
        <w:rPr>
          <w:rFonts w:ascii="Cambria" w:hAnsi="Cambria"/>
          <w:b/>
          <w:bCs/>
          <w:color w:val="000000" w:themeColor="text1"/>
          <w:sz w:val="20"/>
          <w:szCs w:val="20"/>
        </w:rPr>
        <w:fldChar w:fldCharType="separate"/>
      </w:r>
      <w:r w:rsidR="00E20B07" w:rsidRPr="00A1333B">
        <w:rPr>
          <w:rFonts w:ascii="Cambria" w:hAnsi="Cambria"/>
          <w:b/>
          <w:bCs/>
          <w:sz w:val="20"/>
          <w:szCs w:val="20"/>
        </w:rPr>
        <w:t>(Rabbi and Jeelani 2024)</w:t>
      </w:r>
      <w:r w:rsidR="00E20B07" w:rsidRPr="00A1333B">
        <w:rPr>
          <w:rFonts w:ascii="Cambria" w:hAnsi="Cambria"/>
          <w:b/>
          <w:bCs/>
          <w:color w:val="000000" w:themeColor="text1"/>
          <w:sz w:val="20"/>
          <w:szCs w:val="20"/>
        </w:rPr>
        <w:fldChar w:fldCharType="end"/>
      </w:r>
      <w:r w:rsidRPr="00A1333B">
        <w:rPr>
          <w:rFonts w:ascii="Cambria" w:hAnsi="Cambria"/>
          <w:color w:val="000000" w:themeColor="text1"/>
          <w:sz w:val="20"/>
          <w:szCs w:val="20"/>
        </w:rPr>
        <w:t>, with computer vision emerging as a prominent solution to capture and analyze data from these complex sites</w:t>
      </w:r>
      <w:r w:rsidR="00022D9D" w:rsidRPr="00A1333B">
        <w:rPr>
          <w:rFonts w:ascii="Cambria" w:hAnsi="Cambria"/>
          <w:color w:val="000000" w:themeColor="text1"/>
          <w:sz w:val="20"/>
          <w:szCs w:val="20"/>
        </w:rPr>
        <w:t xml:space="preserve"> </w:t>
      </w:r>
      <w:r w:rsidR="00022D9D" w:rsidRPr="00A1333B">
        <w:rPr>
          <w:rFonts w:ascii="Cambria" w:hAnsi="Cambria"/>
          <w:b/>
          <w:bCs/>
          <w:color w:val="000000" w:themeColor="text1"/>
          <w:sz w:val="20"/>
          <w:szCs w:val="20"/>
        </w:rPr>
        <w:fldChar w:fldCharType="begin"/>
      </w:r>
      <w:r w:rsidR="00022D9D" w:rsidRPr="00A1333B">
        <w:rPr>
          <w:rFonts w:ascii="Cambria" w:hAnsi="Cambria"/>
          <w:b/>
          <w:bCs/>
          <w:color w:val="000000" w:themeColor="text1"/>
          <w:sz w:val="20"/>
          <w:szCs w:val="20"/>
        </w:rPr>
        <w:instrText xml:space="preserve"> ADDIN ZOTERO_ITEM CSL_CITATION {"citationID":"nZS2Ske3","properties":{"unsorted":false,"formattedCitation":"(Paneru and Jeelani 2021)","plainCitation":"(Paneru and Jeelani 2021)","noteIndex":0},"citationItems":[{"id":379,"uris":["http://zotero.org/users/19548579/items/TS2E34T2"],"itemData":{"id":379,"type":"article-journal","abstract":"Thousands of images and videos are collected from construction projects during construction. These contain valuable data that, if harnessed efficiently, can help automate or at least reduce human effort in diverse construction management activities such as progress monitoring, safety management, quality control and productivity tracking. Extracting meaningful information from images requires the development of technology and algorithms that enable computers to understand digital images or videos, replicating the functionality of human visual systems. This is the goal of computer vision. This review aims at providing an updated and categorized overview of computer vision applications in construction by examining the recent developments in the field and identifying the opportunities and challenges that future research needs to address to fully leverage the potential benefits of Computer Vision. We restrict the focus to four areas that can benefit the most from computer vision - Safety Management, Progress Monitoring, Productivity Tracking and Quality Control.","container-title":"Automation in Construction","DOI":"10.1016/j.autcon.2021.103940","ISSN":"0926-5805","journalAbbreviation":"Automation in Construction","page":"103940","source":"ScienceDirect","title":"Computer vision applications in construction: Current state, opportunities &amp; challenges","title-short":"Computer vision applications in construction","volume":"132","author":[{"family":"Paneru","given":"Suman"},{"family":"Jeelani","given":"Idris"}],"issued":{"date-parts":[["2021",12,1]]}}}],"schema":"https://github.com/citation-style-language/schema/raw/master/csl-citation.json"} </w:instrText>
      </w:r>
      <w:r w:rsidR="00022D9D" w:rsidRPr="00A1333B">
        <w:rPr>
          <w:rFonts w:ascii="Cambria" w:hAnsi="Cambria"/>
          <w:b/>
          <w:bCs/>
          <w:color w:val="000000" w:themeColor="text1"/>
          <w:sz w:val="20"/>
          <w:szCs w:val="20"/>
        </w:rPr>
        <w:fldChar w:fldCharType="separate"/>
      </w:r>
      <w:r w:rsidR="00022D9D" w:rsidRPr="00A1333B">
        <w:rPr>
          <w:rFonts w:ascii="Cambria" w:hAnsi="Cambria"/>
          <w:b/>
          <w:bCs/>
          <w:sz w:val="20"/>
          <w:szCs w:val="20"/>
        </w:rPr>
        <w:t>(Paneru and Jeelani 2021)</w:t>
      </w:r>
      <w:r w:rsidR="00022D9D" w:rsidRPr="00A1333B">
        <w:rPr>
          <w:rFonts w:ascii="Cambria" w:hAnsi="Cambria"/>
          <w:b/>
          <w:bCs/>
          <w:color w:val="000000" w:themeColor="text1"/>
          <w:sz w:val="20"/>
          <w:szCs w:val="20"/>
        </w:rPr>
        <w:fldChar w:fldCharType="end"/>
      </w:r>
      <w:r w:rsidRPr="00A1333B">
        <w:rPr>
          <w:rFonts w:ascii="Cambria" w:hAnsi="Cambria"/>
          <w:color w:val="000000" w:themeColor="text1"/>
          <w:sz w:val="20"/>
          <w:szCs w:val="20"/>
        </w:rPr>
        <w:t>.</w:t>
      </w:r>
    </w:p>
    <w:p w14:paraId="53A6ACF2" w14:textId="6B0787F7" w:rsidR="005C447B" w:rsidRPr="00A1333B" w:rsidRDefault="007008D5" w:rsidP="00F60221">
      <w:pPr>
        <w:jc w:val="both"/>
        <w:rPr>
          <w:rFonts w:ascii="Cambria" w:hAnsi="Cambria"/>
          <w:color w:val="000000" w:themeColor="text1"/>
          <w:sz w:val="20"/>
          <w:szCs w:val="20"/>
        </w:rPr>
      </w:pPr>
      <w:r w:rsidRPr="00A1333B">
        <w:rPr>
          <w:rFonts w:ascii="Cambria" w:hAnsi="Cambria"/>
          <w:color w:val="000000" w:themeColor="text1"/>
          <w:sz w:val="20"/>
          <w:szCs w:val="20"/>
        </w:rPr>
        <w:t>To overcome the data deficiencies of traditional manual methods, research initially shifted toward automated object-level data collection</w:t>
      </w:r>
      <w:r w:rsidR="001D0977" w:rsidRPr="00A1333B">
        <w:rPr>
          <w:rFonts w:ascii="Cambria" w:hAnsi="Cambria"/>
          <w:color w:val="000000" w:themeColor="text1"/>
          <w:sz w:val="20"/>
          <w:szCs w:val="20"/>
        </w:rPr>
        <w:t xml:space="preserve"> </w:t>
      </w:r>
      <w:r w:rsidR="00022D9D" w:rsidRPr="00A1333B">
        <w:rPr>
          <w:rFonts w:ascii="Cambria" w:hAnsi="Cambria"/>
          <w:b/>
          <w:bCs/>
          <w:color w:val="000000" w:themeColor="text1"/>
          <w:sz w:val="20"/>
          <w:szCs w:val="20"/>
        </w:rPr>
        <w:fldChar w:fldCharType="begin"/>
      </w:r>
      <w:r w:rsidR="00022D9D" w:rsidRPr="00A1333B">
        <w:rPr>
          <w:rFonts w:ascii="Cambria" w:hAnsi="Cambria"/>
          <w:b/>
          <w:bCs/>
          <w:color w:val="000000" w:themeColor="text1"/>
          <w:sz w:val="20"/>
          <w:szCs w:val="20"/>
        </w:rPr>
        <w:instrText xml:space="preserve"> ADDIN ZOTERO_ITEM CSL_CITATION {"citationID":"9B4LWkeR","properties":{"unsorted":false,"formattedCitation":"(Tuomisto et al. 2026)","plainCitation":"(Tuomisto et al. 2026)","noteIndex":0},"citationItems":[{"id":150,"uris":["http://zotero.org/users/19548579/items/3UJYYHBK"],"itemData":{"id":150,"type":"article-journal","abstract":"Deploying robots into construction sites and built environments using Building Information Modeling (BIM) is difficult due to environmental changes and inconsistencies between BIM and real-world structures. To overcome these challenges, an integrated framework is proposed for automated inspection featuring adaptive BIM-driven navigation for a quadruped robot. The framework addresses challenges of localization, mapping, and navigation in challenging environments. By leveraging BIM for initialization and planning, it dynamically verifies BIM elements through sensor data, updating the map to distinguish between fixed structures, missing elements, and dynamic obstacles. This enables robust navigation despite environmental uncertainties. The capability supports automated tasks across the building lifecycle, demonstrated through object inspection using adaptive next-best-view (NBV) planning and vision–language model (VLM) analysis without task-specific training. Both simulated experiments and real-world validation confirm strong performance despite dynamic obstacles and BIM discrepancies. The approach enhances robotic adaptability in construction and facility management contexts while reducing manual inspection requirements.","container-title":"Automation in Construction","DOI":"10.1016/j.autcon.2025.106571","ISSN":"09265805","journalAbbreviation":"Automation in Construction","language":"en","page":"106571","source":"DOI.org (Crossref)","title":"Automating on-site object inspection with a quadruped robot and BIM","volume":"181","author":[{"family":"Tuomisto","given":"Jaakko"},{"family":"Zheng","given":"Yuan"},{"family":"Chauhan","given":"Inshu"},{"family":"Seppänen","given":"Olli"},{"family":"Pajarinen","given":"Joni"}],"issued":{"date-parts":[["2026",1]]}}}],"schema":"https://github.com/citation-style-language/schema/raw/master/csl-citation.json"} </w:instrText>
      </w:r>
      <w:r w:rsidR="00022D9D" w:rsidRPr="00A1333B">
        <w:rPr>
          <w:rFonts w:ascii="Cambria" w:hAnsi="Cambria"/>
          <w:b/>
          <w:bCs/>
          <w:color w:val="000000" w:themeColor="text1"/>
          <w:sz w:val="20"/>
          <w:szCs w:val="20"/>
        </w:rPr>
        <w:fldChar w:fldCharType="separate"/>
      </w:r>
      <w:r w:rsidR="00022D9D" w:rsidRPr="00A1333B">
        <w:rPr>
          <w:rFonts w:ascii="Cambria" w:hAnsi="Cambria"/>
          <w:b/>
          <w:bCs/>
          <w:sz w:val="20"/>
          <w:szCs w:val="20"/>
        </w:rPr>
        <w:t>(Tuomisto et al. 2026)</w:t>
      </w:r>
      <w:r w:rsidR="00022D9D" w:rsidRPr="00A1333B">
        <w:rPr>
          <w:rFonts w:ascii="Cambria" w:hAnsi="Cambria"/>
          <w:b/>
          <w:bCs/>
          <w:color w:val="000000" w:themeColor="text1"/>
          <w:sz w:val="20"/>
          <w:szCs w:val="20"/>
        </w:rPr>
        <w:fldChar w:fldCharType="end"/>
      </w:r>
      <w:r w:rsidRPr="00A1333B">
        <w:rPr>
          <w:rFonts w:ascii="Cambria" w:hAnsi="Cambria"/>
          <w:color w:val="000000" w:themeColor="text1"/>
          <w:sz w:val="20"/>
          <w:szCs w:val="20"/>
        </w:rPr>
        <w:t>. Rather than broadly applying automation to all construction tasks, this specific technological domain focused on developing automated, real-time performance monitoring systems consisting of location tracking, activity recognition, and performance monitoring</w:t>
      </w:r>
      <w:r w:rsidR="001D0977" w:rsidRPr="00A1333B">
        <w:rPr>
          <w:rFonts w:ascii="Cambria" w:hAnsi="Cambria"/>
          <w:color w:val="000000" w:themeColor="text1"/>
          <w:sz w:val="20"/>
          <w:szCs w:val="20"/>
        </w:rPr>
        <w:t xml:space="preserve"> </w:t>
      </w:r>
      <w:r w:rsidR="001D0977" w:rsidRPr="00A1333B">
        <w:rPr>
          <w:rFonts w:ascii="Cambria" w:hAnsi="Cambria"/>
          <w:b/>
          <w:bCs/>
          <w:color w:val="000000" w:themeColor="text1"/>
          <w:sz w:val="20"/>
          <w:szCs w:val="20"/>
        </w:rPr>
        <w:fldChar w:fldCharType="begin"/>
      </w:r>
      <w:r w:rsidR="001D0977" w:rsidRPr="00A1333B">
        <w:rPr>
          <w:rFonts w:ascii="Cambria" w:hAnsi="Cambria"/>
          <w:b/>
          <w:bCs/>
          <w:color w:val="000000" w:themeColor="text1"/>
          <w:sz w:val="20"/>
          <w:szCs w:val="20"/>
        </w:rPr>
        <w:instrText xml:space="preserve"> ADDIN ZOTERO_ITEM CSL_CITATION {"citationID":"VDx4VSp5","properties":{"unsorted":false,"formattedCitation":"(Sherafat et al. 2020)","plainCitation":"(Sherafat et al. 2020)","noteIndex":0},"citationItems":[{"id":49,"uris":["http://zotero.org/users/19548579/items/F2862QK9"],"itemData":{"id":49,"type":"article-journal","abstract":"Equipment and workers are two important resources in the construction industry. Performance monitoring of these resources would help project managers improve the productivity rates of construction jobsites and discover potential performance issues. A typical construction workface monitoring system consists of four major levels: location tracking, activity recognition, activity tracking, and performance monitoring. These levels are employed to evaluate work sequences over time and also assess the workers’ and equipment’s well-being and abnormal edge cases. Results of an automated performance monitoring system could be used to employ preventive measures to minimize operating/repair costs and downtimes. The authors of this paper have studied the feasibility of implementing a wide range of technologies and computational techniques for automated activity recognition and tracking of construction equipment and workers. This paper provides a comprehensive review of these methods and techniques as well as describes their advantages, practical value, and limitations. Additionally, a multifaceted comparison between these methods is presented, and potential knowledge gaps and future research directions are discussed. DOI: 10.1061/(ASCE) CO.1943-7862.0001843. © 2020 American Society of Civil Engineers.","container-title":"Journal of Construction Engineering and Management","DOI":"10.1061/(ASCE)CO.1943-7862.0001843","ISSN":"0733-9364, 1943-7862","issue":"6","journalAbbreviation":"J. Constr. Eng. Manage.","language":"en","page":"03120002","source":"DOI.org (Crossref)","title":"Automated Methods for Activity Recognition of Construction Workers and Equipment: State-of-the-Art Review","title-short":"Automated Methods for Activity Recognition of Construction Workers and Equipment","volume":"146","author":[{"family":"Sherafat","given":"Behnam"},{"family":"Ahn","given":"Changbum R."},{"family":"Akhavian","given":"Reza"},{"family":"Behzadan","given":"Amir H."},{"family":"Golparvar-Fard","given":"Mani"},{"family":"Kim","given":"Hyunsoo"},{"family":"Lee","given":"Yong-Cheol"},{"family":"Rashidi","given":"Abbas"},{"family":"Azar","given":"Ehsan Rezazadeh"}],"issued":{"date-parts":[["2020",6]]}}}],"schema":"https://github.com/citation-style-language/schema/raw/master/csl-citation.json"} </w:instrText>
      </w:r>
      <w:r w:rsidR="001D0977" w:rsidRPr="00A1333B">
        <w:rPr>
          <w:rFonts w:ascii="Cambria" w:hAnsi="Cambria"/>
          <w:b/>
          <w:bCs/>
          <w:color w:val="000000" w:themeColor="text1"/>
          <w:sz w:val="20"/>
          <w:szCs w:val="20"/>
        </w:rPr>
        <w:fldChar w:fldCharType="separate"/>
      </w:r>
      <w:r w:rsidR="001D0977" w:rsidRPr="00A1333B">
        <w:rPr>
          <w:rFonts w:ascii="Cambria" w:hAnsi="Cambria"/>
          <w:b/>
          <w:bCs/>
          <w:sz w:val="20"/>
          <w:szCs w:val="20"/>
        </w:rPr>
        <w:t>(Sherafat et al. 2020)</w:t>
      </w:r>
      <w:r w:rsidR="001D0977" w:rsidRPr="00A1333B">
        <w:rPr>
          <w:rFonts w:ascii="Cambria" w:hAnsi="Cambria"/>
          <w:b/>
          <w:bCs/>
          <w:color w:val="000000" w:themeColor="text1"/>
          <w:sz w:val="20"/>
          <w:szCs w:val="20"/>
        </w:rPr>
        <w:fldChar w:fldCharType="end"/>
      </w:r>
      <w:r w:rsidRPr="00A1333B">
        <w:rPr>
          <w:rFonts w:ascii="Cambria" w:hAnsi="Cambria"/>
          <w:color w:val="000000" w:themeColor="text1"/>
          <w:sz w:val="20"/>
          <w:szCs w:val="20"/>
        </w:rPr>
        <w:t>. To achieve this, the first of these methods involved attaching tracking devices like Radio Frequency Identification (RFID), Ultra-Wideband (UWB), or Bluetooth Low Energy (BLE) to building components</w:t>
      </w:r>
      <w:r w:rsidR="001D0977" w:rsidRPr="00A1333B">
        <w:rPr>
          <w:rFonts w:ascii="Cambria" w:hAnsi="Cambria"/>
          <w:color w:val="000000" w:themeColor="text1"/>
          <w:sz w:val="20"/>
          <w:szCs w:val="20"/>
        </w:rPr>
        <w:t xml:space="preserve"> </w:t>
      </w:r>
      <w:r w:rsidR="001D0977" w:rsidRPr="00A1333B">
        <w:rPr>
          <w:rFonts w:ascii="Cambria" w:hAnsi="Cambria"/>
          <w:b/>
          <w:bCs/>
          <w:color w:val="000000" w:themeColor="text1"/>
          <w:sz w:val="20"/>
          <w:szCs w:val="20"/>
        </w:rPr>
        <w:fldChar w:fldCharType="begin"/>
      </w:r>
      <w:r w:rsidR="001D0977" w:rsidRPr="00A1333B">
        <w:rPr>
          <w:rFonts w:ascii="Cambria" w:hAnsi="Cambria"/>
          <w:b/>
          <w:bCs/>
          <w:color w:val="000000" w:themeColor="text1"/>
          <w:sz w:val="20"/>
          <w:szCs w:val="20"/>
        </w:rPr>
        <w:instrText xml:space="preserve"> ADDIN ZOTERO_ITEM CSL_CITATION {"citationID":"KrrnVh4o","properties":{"unsorted":false,"formattedCitation":"(Tuomisto et al. 2026)","plainCitation":"(Tuomisto et al. 2026)","noteIndex":0},"citationItems":[{"id":150,"uris":["http://zotero.org/users/19548579/items/3UJYYHBK"],"itemData":{"id":150,"type":"article-journal","abstract":"Deploying robots into construction sites and built environments using Building Information Modeling (BIM) is difficult due to environmental changes and inconsistencies between BIM and real-world structures. To overcome these challenges, an integrated framework is proposed for automated inspection featuring adaptive BIM-driven navigation for a quadruped robot. The framework addresses challenges of localization, mapping, and navigation in challenging environments. By leveraging BIM for initialization and planning, it dynamically verifies BIM elements through sensor data, updating the map to distinguish between fixed structures, missing elements, and dynamic obstacles. This enables robust navigation despite environmental uncertainties. The capability supports automated tasks across the building lifecycle, demonstrated through object inspection using adaptive next-best-view (NBV) planning and vision–language model (VLM) analysis without task-specific training. Both simulated experiments and real-world validation confirm strong performance despite dynamic obstacles and BIM discrepancies. The approach enhances robotic adaptability in construction and facility management contexts while reducing manual inspection requirements.","container-title":"Automation in Construction","DOI":"10.1016/j.autcon.2025.106571","ISSN":"09265805","journalAbbreviation":"Automation in Construction","language":"en","page":"106571","source":"DOI.org (Crossref)","title":"Automating on-site object inspection with a quadruped robot and BIM","volume":"181","author":[{"family":"Tuomisto","given":"Jaakko"},{"family":"Zheng","given":"Yuan"},{"family":"Chauhan","given":"Inshu"},{"family":"Seppänen","given":"Olli"},{"family":"Pajarinen","given":"Joni"}],"issued":{"date-parts":[["2026",1]]}}}],"schema":"https://github.com/citation-style-language/schema/raw/master/csl-citation.json"} </w:instrText>
      </w:r>
      <w:r w:rsidR="001D0977" w:rsidRPr="00A1333B">
        <w:rPr>
          <w:rFonts w:ascii="Cambria" w:hAnsi="Cambria"/>
          <w:b/>
          <w:bCs/>
          <w:color w:val="000000" w:themeColor="text1"/>
          <w:sz w:val="20"/>
          <w:szCs w:val="20"/>
        </w:rPr>
        <w:fldChar w:fldCharType="separate"/>
      </w:r>
      <w:r w:rsidR="001D0977" w:rsidRPr="00A1333B">
        <w:rPr>
          <w:rFonts w:ascii="Cambria" w:hAnsi="Cambria"/>
          <w:b/>
          <w:bCs/>
          <w:sz w:val="20"/>
          <w:szCs w:val="20"/>
        </w:rPr>
        <w:t>(Tuomisto et al. 2026)</w:t>
      </w:r>
      <w:r w:rsidR="001D0977" w:rsidRPr="00A1333B">
        <w:rPr>
          <w:rFonts w:ascii="Cambria" w:hAnsi="Cambria"/>
          <w:b/>
          <w:bCs/>
          <w:color w:val="000000" w:themeColor="text1"/>
          <w:sz w:val="20"/>
          <w:szCs w:val="20"/>
        </w:rPr>
        <w:fldChar w:fldCharType="end"/>
      </w:r>
      <w:r w:rsidRPr="00A1333B">
        <w:rPr>
          <w:rFonts w:ascii="Cambria" w:hAnsi="Cambria"/>
          <w:color w:val="000000" w:themeColor="text1"/>
          <w:sz w:val="20"/>
          <w:szCs w:val="20"/>
        </w:rPr>
        <w:t>. However, while</w:t>
      </w:r>
      <w:r w:rsidR="00BB23B6" w:rsidRPr="00A1333B">
        <w:rPr>
          <w:rFonts w:ascii="Cambria" w:hAnsi="Cambria"/>
          <w:color w:val="000000" w:themeColor="text1"/>
          <w:sz w:val="20"/>
          <w:szCs w:val="20"/>
        </w:rPr>
        <w:t xml:space="preserve"> these tag-based methods are</w:t>
      </w:r>
      <w:r w:rsidRPr="00A1333B">
        <w:rPr>
          <w:rFonts w:ascii="Cambria" w:hAnsi="Cambria"/>
          <w:color w:val="000000" w:themeColor="text1"/>
          <w:sz w:val="20"/>
          <w:szCs w:val="20"/>
        </w:rPr>
        <w:t xml:space="preserve"> effective for locating materials, the</w:t>
      </w:r>
      <w:r w:rsidR="00BB23B6" w:rsidRPr="00A1333B">
        <w:rPr>
          <w:rFonts w:ascii="Cambria" w:hAnsi="Cambria"/>
          <w:color w:val="000000" w:themeColor="text1"/>
          <w:sz w:val="20"/>
          <w:szCs w:val="20"/>
        </w:rPr>
        <w:t>y</w:t>
      </w:r>
      <w:r w:rsidRPr="00A1333B">
        <w:rPr>
          <w:rFonts w:ascii="Cambria" w:hAnsi="Cambria"/>
          <w:color w:val="000000" w:themeColor="text1"/>
          <w:sz w:val="20"/>
          <w:szCs w:val="20"/>
        </w:rPr>
        <w:t xml:space="preserve"> cannot verify the proper installation or condition of components, limiting their utility for detailed inspection tasks</w:t>
      </w:r>
      <w:r w:rsidR="00041609" w:rsidRPr="00A1333B">
        <w:rPr>
          <w:rFonts w:ascii="Cambria" w:hAnsi="Cambria"/>
          <w:b/>
          <w:bCs/>
          <w:color w:val="000000" w:themeColor="text1"/>
          <w:sz w:val="20"/>
          <w:szCs w:val="20"/>
        </w:rPr>
        <w:t xml:space="preserve"> </w:t>
      </w:r>
      <w:r w:rsidR="00041609" w:rsidRPr="00A1333B">
        <w:rPr>
          <w:rFonts w:ascii="Cambria" w:hAnsi="Cambria"/>
          <w:b/>
          <w:bCs/>
          <w:color w:val="000000" w:themeColor="text1"/>
          <w:sz w:val="20"/>
          <w:szCs w:val="20"/>
        </w:rPr>
        <w:fldChar w:fldCharType="begin"/>
      </w:r>
      <w:r w:rsidR="00041609" w:rsidRPr="00A1333B">
        <w:rPr>
          <w:rFonts w:ascii="Cambria" w:hAnsi="Cambria"/>
          <w:b/>
          <w:bCs/>
          <w:color w:val="000000" w:themeColor="text1"/>
          <w:sz w:val="20"/>
          <w:szCs w:val="20"/>
        </w:rPr>
        <w:instrText xml:space="preserve"> ADDIN ZOTERO_ITEM CSL_CITATION {"citationID":"2JQuFFAD","properties":{"unsorted":false,"formattedCitation":"(Tuomisto et al. 2026)","plainCitation":"(Tuomisto et al. 2026)","noteIndex":0},"citationItems":[{"id":150,"uris":["http://zotero.org/users/19548579/items/3UJYYHBK"],"itemData":{"id":150,"type":"article-journal","abstract":"Deploying robots into construction sites and built environments using Building Information Modeling (BIM) is difficult due to environmental changes and inconsistencies between BIM and real-world structures. To overcome these challenges, an integrated framework is proposed for automated inspection featuring adaptive BIM-driven navigation for a quadruped robot. The framework addresses challenges of localization, mapping, and navigation in challenging environments. By leveraging BIM for initialization and planning, it dynamically verifies BIM elements through sensor data, updating the map to distinguish between fixed structures, missing elements, and dynamic obstacles. This enables robust navigation despite environmental uncertainties. The capability supports automated tasks across the building lifecycle, demonstrated through object inspection using adaptive next-best-view (NBV) planning and vision–language model (VLM) analysis without task-specific training. Both simulated experiments and real-world validation confirm strong performance despite dynamic obstacles and BIM discrepancies. The approach enhances robotic adaptability in construction and facility management contexts while reducing manual inspection requirements.","container-title":"Automation in Construction","DOI":"10.1016/j.autcon.2025.106571","ISSN":"09265805","journalAbbreviation":"Automation in Construction","language":"en","page":"106571","source":"DOI.org (Crossref)","title":"Automating on-site object inspection with a quadruped robot and BIM","volume":"181","author":[{"family":"Tuomisto","given":"Jaakko"},{"family":"Zheng","given":"Yuan"},{"family":"Chauhan","given":"Inshu"},{"family":"Seppänen","given":"Olli"},{"family":"Pajarinen","given":"Joni"}],"issued":{"date-parts":[["2026",1]]}}}],"schema":"https://github.com/citation-style-language/schema/raw/master/csl-citation.json"} </w:instrText>
      </w:r>
      <w:r w:rsidR="00041609" w:rsidRPr="00A1333B">
        <w:rPr>
          <w:rFonts w:ascii="Cambria" w:hAnsi="Cambria"/>
          <w:b/>
          <w:bCs/>
          <w:color w:val="000000" w:themeColor="text1"/>
          <w:sz w:val="20"/>
          <w:szCs w:val="20"/>
        </w:rPr>
        <w:fldChar w:fldCharType="separate"/>
      </w:r>
      <w:r w:rsidR="00041609" w:rsidRPr="00A1333B">
        <w:rPr>
          <w:rFonts w:ascii="Cambria" w:hAnsi="Cambria"/>
          <w:b/>
          <w:bCs/>
          <w:sz w:val="20"/>
          <w:szCs w:val="20"/>
        </w:rPr>
        <w:t>(Tuomisto et al. 2026)</w:t>
      </w:r>
      <w:r w:rsidR="00041609" w:rsidRPr="00A1333B">
        <w:rPr>
          <w:rFonts w:ascii="Cambria" w:hAnsi="Cambria"/>
          <w:b/>
          <w:bCs/>
          <w:color w:val="000000" w:themeColor="text1"/>
          <w:sz w:val="20"/>
          <w:szCs w:val="20"/>
        </w:rPr>
        <w:fldChar w:fldCharType="end"/>
      </w:r>
      <w:r w:rsidR="00C43515" w:rsidRPr="00A1333B">
        <w:rPr>
          <w:rFonts w:ascii="Cambria" w:hAnsi="Cambria"/>
          <w:color w:val="000000" w:themeColor="text1"/>
          <w:sz w:val="20"/>
          <w:szCs w:val="20"/>
        </w:rPr>
        <w:t xml:space="preserve">. Furthermore, tracking eventually thousands of items </w:t>
      </w:r>
      <w:r w:rsidR="00A127A2" w:rsidRPr="00A1333B">
        <w:rPr>
          <w:rFonts w:ascii="Cambria" w:hAnsi="Cambria"/>
          <w:color w:val="000000" w:themeColor="text1"/>
          <w:sz w:val="20"/>
          <w:szCs w:val="20"/>
        </w:rPr>
        <w:t>do</w:t>
      </w:r>
      <w:r w:rsidR="00C43515" w:rsidRPr="00A1333B">
        <w:rPr>
          <w:rFonts w:ascii="Cambria" w:hAnsi="Cambria"/>
          <w:color w:val="000000" w:themeColor="text1"/>
          <w:sz w:val="20"/>
          <w:szCs w:val="20"/>
        </w:rPr>
        <w:t xml:space="preserve"> not offer an economical or practical approach</w:t>
      </w:r>
      <w:r w:rsidR="0032325E" w:rsidRPr="00A1333B">
        <w:rPr>
          <w:rFonts w:ascii="Cambria" w:hAnsi="Cambria"/>
          <w:color w:val="000000" w:themeColor="text1"/>
          <w:sz w:val="20"/>
          <w:szCs w:val="20"/>
        </w:rPr>
        <w:t xml:space="preserve"> </w:t>
      </w:r>
      <w:r w:rsidR="00C43515" w:rsidRPr="00A1333B">
        <w:rPr>
          <w:rFonts w:ascii="Cambria" w:hAnsi="Cambria"/>
          <w:color w:val="000000" w:themeColor="text1"/>
          <w:sz w:val="20"/>
          <w:szCs w:val="20"/>
        </w:rPr>
        <w:t>in large-scale projects</w:t>
      </w:r>
      <w:r w:rsidR="00041609" w:rsidRPr="00A1333B">
        <w:rPr>
          <w:rFonts w:ascii="Cambria" w:hAnsi="Cambria"/>
          <w:color w:val="000000" w:themeColor="text1"/>
          <w:sz w:val="20"/>
          <w:szCs w:val="20"/>
        </w:rPr>
        <w:t xml:space="preserve"> </w:t>
      </w:r>
      <w:r w:rsidR="00041609" w:rsidRPr="00A1333B">
        <w:rPr>
          <w:rFonts w:ascii="Cambria" w:hAnsi="Cambria"/>
          <w:b/>
          <w:bCs/>
          <w:color w:val="000000" w:themeColor="text1"/>
          <w:sz w:val="20"/>
          <w:szCs w:val="20"/>
        </w:rPr>
        <w:fldChar w:fldCharType="begin"/>
      </w:r>
      <w:r w:rsidR="00041609" w:rsidRPr="00A1333B">
        <w:rPr>
          <w:rFonts w:ascii="Cambria" w:hAnsi="Cambria"/>
          <w:b/>
          <w:bCs/>
          <w:color w:val="000000" w:themeColor="text1"/>
          <w:sz w:val="20"/>
          <w:szCs w:val="20"/>
        </w:rPr>
        <w:instrText xml:space="preserve"> ADDIN ZOTERO_ITEM CSL_CITATION {"citationID":"YLHngUNv","properties":{"unsorted":false,"formattedCitation":"(Bohn and Teizer 2010; Chen et al. 2023)","plainCitation":"(Bohn and Teizer 2010; Chen et al. 2023)","noteIndex":0},"citationItems":[{"id":225,"uris":["http://zotero.org/users/19548579/items/7M2975FR"],"itemData":{"id":225,"type":"article-journal","abstract":"A more rapid and widespread use and implementation of technology in construction often fails since its beneﬁts and limitations remain somewhat unclear. Project control is one of the most variable and time consuming task of construction project managers and superintendents and yet continues to be mostly a manual task. Controlling tasks such as tracking and updating project schedules can be assisted through remotely operating technology such as high-resolution cameras that can provide construction management and other users with imaging feeds of job site activities. Although construction cameras have been around for many years, the costs, beneﬁts, and barriers of their use have not been investigated nor quantiﬁed in detail. Subsequently, deﬁnitions and understanding vary widely, making it difﬁcult for decision makers at the organizational level to decide on the investment in camera technology. This paper reviews the status of high-resolution cameras and their present use in construction. Results of a multiphased survey to industry professionals were collected in order to identify beneﬁts and barriers and develop a cost-beneﬁt model that can be used for implementation technology in construction.","container-title":"Journal of Construction Engineering and Management","DOI":"10.1061/(ASCE)CO.1943-7862.0000164","ISSN":"0733-9364, 1943-7862","issue":"6","journalAbbreviation":"J. Constr. Eng. Manage.","language":"en","page":"632-640","source":"DOI.org (Crossref)","title":"Benefits and Barriers of Construction Project Monitoring Using High-Resolution Automated Cameras","volume":"136","author":[{"family":"Bohn","given":"Jeffrey S."},{"family":"Teizer","given":"Jochen"}],"issued":{"date-parts":[["2010",6]]}}},{"id":159,"uris":["http://zotero.org/users/19548579/items/HMTTYF9A"],"itemData":{"id":159,"type":"article-journal","abstract":"Recently, vision-based methods have been widely used to analyze the construction productivity based on onsite videos owing to their low cost, simple deployment, and easy maintenance. However, existing vision-based methods rely on supervised learning for activity recognition, which is computationally intensive owing to the necessity of labeling large-scale training datasets. To address this problem, this paper describes a vision-based method for automatically analyzing excavators' productivities in earthmoving tasks by adopting zero-shot learning for activity recognition. The proposed method can identify activities of general construction machines (e.g., excavators and loaders) without pre-training or fine-tuning. To verify the feasibility, the proposed method has been tested on videos recorded from real construction sites. The accuracy values for activity recognition and productivity evaluation are 86% and 87.8%, respectively.","container-title":"Automation in Construction","DOI":"10.1016/j.autcon.2022.104702","ISSN":"09265805","journalAbbreviation":"Automation in Construction","language":"en","page":"104702","source":"DOI.org (Crossref)","title":"Automatic vision-based calculation of excavator earthmoving productivity using zero-shot learning activity recognition","volume":"146","author":[{"family":"Chen","given":"Chen"},{"family":"Xiao","given":"Bo"},{"family":"Zhang","given":"Yuxuan"},{"family":"Zhu","given":"Zhenhua"}],"issued":{"date-parts":[["2023",2]]}}}],"schema":"https://github.com/citation-style-language/schema/raw/master/csl-citation.json"} </w:instrText>
      </w:r>
      <w:r w:rsidR="00041609" w:rsidRPr="00A1333B">
        <w:rPr>
          <w:rFonts w:ascii="Cambria" w:hAnsi="Cambria"/>
          <w:b/>
          <w:bCs/>
          <w:color w:val="000000" w:themeColor="text1"/>
          <w:sz w:val="20"/>
          <w:szCs w:val="20"/>
        </w:rPr>
        <w:fldChar w:fldCharType="separate"/>
      </w:r>
      <w:r w:rsidR="00041609" w:rsidRPr="00A1333B">
        <w:rPr>
          <w:rFonts w:ascii="Cambria" w:hAnsi="Cambria"/>
          <w:b/>
          <w:bCs/>
          <w:sz w:val="20"/>
          <w:szCs w:val="20"/>
        </w:rPr>
        <w:t>(Bohn and Teizer 2010; Chen et al. 2023)</w:t>
      </w:r>
      <w:r w:rsidR="00041609" w:rsidRPr="00A1333B">
        <w:rPr>
          <w:rFonts w:ascii="Cambria" w:hAnsi="Cambria"/>
          <w:b/>
          <w:bCs/>
          <w:color w:val="000000" w:themeColor="text1"/>
          <w:sz w:val="20"/>
          <w:szCs w:val="20"/>
        </w:rPr>
        <w:fldChar w:fldCharType="end"/>
      </w:r>
      <w:r w:rsidR="00C43515" w:rsidRPr="00A1333B">
        <w:rPr>
          <w:rFonts w:ascii="Cambria" w:hAnsi="Cambria"/>
          <w:color w:val="000000" w:themeColor="text1"/>
          <w:sz w:val="20"/>
          <w:szCs w:val="20"/>
        </w:rPr>
        <w:t>.</w:t>
      </w:r>
      <w:r w:rsidR="00606874" w:rsidRPr="00A1333B">
        <w:rPr>
          <w:rFonts w:ascii="Cambria" w:hAnsi="Cambria"/>
          <w:color w:val="000000" w:themeColor="text1"/>
          <w:sz w:val="20"/>
          <w:szCs w:val="20"/>
        </w:rPr>
        <w:t xml:space="preserve"> Eventually, the industry shifted toward computer vision techniques to address this problem, as they operate without requirements to attach any sensors and enable more comprehensive on-site information</w:t>
      </w:r>
      <w:r w:rsidR="00F77D1E" w:rsidRPr="00A1333B">
        <w:rPr>
          <w:rFonts w:ascii="Cambria" w:hAnsi="Cambria"/>
          <w:color w:val="000000" w:themeColor="text1"/>
          <w:sz w:val="20"/>
          <w:szCs w:val="20"/>
        </w:rPr>
        <w:t xml:space="preserve">, </w:t>
      </w:r>
      <w:r w:rsidR="00606874" w:rsidRPr="00A1333B">
        <w:rPr>
          <w:rFonts w:ascii="Cambria" w:hAnsi="Cambria"/>
          <w:color w:val="000000" w:themeColor="text1"/>
          <w:sz w:val="20"/>
          <w:szCs w:val="20"/>
        </w:rPr>
        <w:t>such as the locations and activities of construction entities</w:t>
      </w:r>
      <w:r w:rsidR="00F77D1E" w:rsidRPr="00A1333B">
        <w:rPr>
          <w:rFonts w:ascii="Cambria" w:hAnsi="Cambria"/>
          <w:color w:val="000000" w:themeColor="text1"/>
          <w:sz w:val="20"/>
          <w:szCs w:val="20"/>
        </w:rPr>
        <w:t xml:space="preserve">, </w:t>
      </w:r>
      <w:r w:rsidR="00606874" w:rsidRPr="00A1333B">
        <w:rPr>
          <w:rFonts w:ascii="Cambria" w:hAnsi="Cambria"/>
          <w:color w:val="000000" w:themeColor="text1"/>
          <w:sz w:val="20"/>
          <w:szCs w:val="20"/>
        </w:rPr>
        <w:t>bringing operational and technical advantages over various wearable sensors</w:t>
      </w:r>
      <w:r w:rsidR="00C17D01" w:rsidRPr="00A1333B">
        <w:rPr>
          <w:rFonts w:ascii="Cambria" w:hAnsi="Cambria"/>
          <w:color w:val="000000" w:themeColor="text1"/>
          <w:sz w:val="20"/>
          <w:szCs w:val="20"/>
        </w:rPr>
        <w:t xml:space="preserve"> </w:t>
      </w:r>
      <w:r w:rsidR="00C17D01" w:rsidRPr="00A1333B">
        <w:rPr>
          <w:rFonts w:ascii="Cambria" w:hAnsi="Cambria"/>
          <w:b/>
          <w:bCs/>
          <w:color w:val="000000" w:themeColor="text1"/>
          <w:sz w:val="20"/>
          <w:szCs w:val="20"/>
        </w:rPr>
        <w:fldChar w:fldCharType="begin"/>
      </w:r>
      <w:r w:rsidR="00C17D01" w:rsidRPr="00A1333B">
        <w:rPr>
          <w:rFonts w:ascii="Cambria" w:hAnsi="Cambria"/>
          <w:b/>
          <w:bCs/>
          <w:color w:val="000000" w:themeColor="text1"/>
          <w:sz w:val="20"/>
          <w:szCs w:val="20"/>
        </w:rPr>
        <w:instrText xml:space="preserve"> ADDIN ZOTERO_ITEM CSL_CITATION {"citationID":"pevLCn0B","properties":{"unsorted":false,"formattedCitation":"(Xiong et al. 2019)","plainCitation":"(Xiong et al. 2019)","noteIndex":0},"citationItems":[{"id":124,"uris":["http://zotero.org/users/19548579/items/5X6ZQR5F"],"itemData":{"id":124,"type":"article-journal","abstract":"Widely-used video monitoring systems provide a large corpus of unstructured image data on construction sites. Although previous developed vision-based approaches can be used for hazards recognition in terms of detecting dangerous objects or unsafe operations, such detection capacity is often limited due to lack of semantic representation of visual relationships between/among the components or crews in the workplace. Accordingly, the formal representation of textural criteria for checking improper relationships should also be improved. In this regard, an Automated Hazards Identification System (AHIS) is developed to evaluate the operation descriptions generated from site videos against the safety guidelines extracted from the textual documents with the assistance of the ontology of construction safety. In particular, visual relationships are modeled as a connector between site components/operators. Moreover, both visual descriptions of site operations and semantic representations of safety guidelines are coded in the three-tuple format and then automatically converted into Horn clauses for reasoning out the potential risks. A preliminary implementation of the system was tested on two separate onsite video clips. The results showed that two types of crucial hazards, i.e., failure to wear a helmet and walking beneath the cane, were successfully identified with three rules from Safety Handbook for Construction Site Workers. In addition, the high-performance results of Recall@50 and Recall@100 demonstrated that the proposed visual relationship detection method is promising in enriching the semantic representation of operation facts extracted from site videos, which may lead to better automation in the detection of construction hazards.","container-title":"Advanced Engineering Informatics","DOI":"10.1016/j.aei.2019.100966","ISSN":"14740346","journalAbbreviation":"Advanced Engineering Informatics","language":"en","page":"100966","source":"DOI.org (Crossref)","title":"Onsite video mining for construction hazards identification with visual relationships","volume":"42","author":[{"family":"Xiong","given":"Ruoxin"},{"family":"Song","given":"Yuanbin"},{"family":"Li","given":"Heng"},{"family":"Wang","given":"Yuxuan"}],"issued":{"date-parts":[["2019",10]]}}}],"schema":"https://github.com/citation-style-language/schema/raw/master/csl-citation.json"} </w:instrText>
      </w:r>
      <w:r w:rsidR="00C17D01" w:rsidRPr="00A1333B">
        <w:rPr>
          <w:rFonts w:ascii="Cambria" w:hAnsi="Cambria"/>
          <w:b/>
          <w:bCs/>
          <w:color w:val="000000" w:themeColor="text1"/>
          <w:sz w:val="20"/>
          <w:szCs w:val="20"/>
        </w:rPr>
        <w:fldChar w:fldCharType="separate"/>
      </w:r>
      <w:r w:rsidR="00C17D01" w:rsidRPr="00A1333B">
        <w:rPr>
          <w:rFonts w:ascii="Cambria" w:hAnsi="Cambria"/>
          <w:b/>
          <w:bCs/>
          <w:sz w:val="20"/>
          <w:szCs w:val="20"/>
        </w:rPr>
        <w:t>(Xiong et al. 2019)</w:t>
      </w:r>
      <w:r w:rsidR="00C17D01" w:rsidRPr="00A1333B">
        <w:rPr>
          <w:rFonts w:ascii="Cambria" w:hAnsi="Cambria"/>
          <w:b/>
          <w:bCs/>
          <w:color w:val="000000" w:themeColor="text1"/>
          <w:sz w:val="20"/>
          <w:szCs w:val="20"/>
        </w:rPr>
        <w:fldChar w:fldCharType="end"/>
      </w:r>
      <w:r w:rsidR="00606874" w:rsidRPr="00A1333B">
        <w:rPr>
          <w:rFonts w:ascii="Cambria" w:hAnsi="Cambria"/>
          <w:color w:val="000000" w:themeColor="text1"/>
          <w:sz w:val="20"/>
          <w:szCs w:val="20"/>
        </w:rPr>
        <w:t>.</w:t>
      </w:r>
    </w:p>
    <w:p w14:paraId="1D40CEB2" w14:textId="6B91C04E" w:rsidR="00B9739E" w:rsidRPr="00A1333B" w:rsidRDefault="00582C85" w:rsidP="00F60221">
      <w:pPr>
        <w:jc w:val="both"/>
        <w:rPr>
          <w:rFonts w:ascii="Cambria" w:hAnsi="Cambria"/>
          <w:color w:val="000000" w:themeColor="text1"/>
          <w:sz w:val="20"/>
          <w:szCs w:val="20"/>
        </w:rPr>
      </w:pPr>
      <w:r w:rsidRPr="00A1333B">
        <w:rPr>
          <w:rFonts w:ascii="Cambria" w:hAnsi="Cambria"/>
          <w:color w:val="000000" w:themeColor="text1"/>
          <w:sz w:val="20"/>
          <w:szCs w:val="20"/>
        </w:rPr>
        <w:t>Building upon the shift toward camera-based monitoring, traditional computer vision approaches utilizing bounding-box detectors have been widely adopted to locate construction entities. While these models are highly effective at spatial localization, identifying only the workers and PPE components, without recognizing the contextual relationship between them, does not effectively verify PPE compliance</w:t>
      </w:r>
      <w:r w:rsidR="00C17D01" w:rsidRPr="00A1333B">
        <w:rPr>
          <w:rFonts w:ascii="Cambria" w:hAnsi="Cambria"/>
          <w:color w:val="000000" w:themeColor="text1"/>
          <w:sz w:val="20"/>
          <w:szCs w:val="20"/>
        </w:rPr>
        <w:t xml:space="preserve"> </w:t>
      </w:r>
      <w:r w:rsidR="00C17D01" w:rsidRPr="00A1333B">
        <w:rPr>
          <w:rFonts w:ascii="Cambria" w:hAnsi="Cambria"/>
          <w:b/>
          <w:bCs/>
          <w:color w:val="000000" w:themeColor="text1"/>
          <w:sz w:val="20"/>
          <w:szCs w:val="20"/>
        </w:rPr>
        <w:fldChar w:fldCharType="begin"/>
      </w:r>
      <w:r w:rsidR="00C17D01" w:rsidRPr="00A1333B">
        <w:rPr>
          <w:rFonts w:ascii="Cambria" w:hAnsi="Cambria"/>
          <w:b/>
          <w:bCs/>
          <w:color w:val="000000" w:themeColor="text1"/>
          <w:sz w:val="20"/>
          <w:szCs w:val="20"/>
        </w:rPr>
        <w:instrText xml:space="preserve"> ADDIN ZOTERO_ITEM CSL_CITATION {"citationID":"30aRfYlR","properties":{"unsorted":false,"formattedCitation":"(Nath, Behzadan, and Paal 2020)","plainCitation":"(Nath, Behzadan, and Paal 2020)","noteIndex":0},"citationItems":[{"id":373,"uris":["http://zotero.org/users/19548579/items/B287Z2HM"],"itemData":{"id":373,"type":"article-journal","abstract":"The leading causes of construction fatalities include traumatic brain injuries (resulted from fall and electrocution) and collisions (resulted from struck by objects). As a preventive step, the U.S. Occupational Safety and Health Administration (OSHA) requires that contractors enforce and monitor appropriate usage of personal protective equipment (PPE) of workers (e.g., hard hat and vest) at all times. This paper presents three deep learning (DL) models built on You-Only-Look-Once (YOLO) architecture to verify PPE compliance of workers; i.e., if a worker is wearing hard hat, vest, or both, from image/video in real-time. In the first approach, the algorithm detects workers, hats, and vests and then, a machine learning model (e.g., neural network and decision tree) verifies if each detected worker is properly wearing hat or vest. In the second approach, the algorithm simultaneously detects individual workers and verifies PPE compliance with a single convolutional neural network (CNN) framework. In the third approach, the algorithm first detects only the workers in the input image which are then cropped and classified by CNN-based classifiers (i.e., VGG-16, ResNet-50, and Xception) according to the presence of PPE attire. All models are trained on an in-house image dataset that is created using crowd-sourcing and web-mining. The dataset, named Pictor-v3, contains ~1,500 annotated images and ~4,700 instances of workers wearing various combinations of PPE components. It is found that the second approach achieves the best performance, i.e., 72.3% mean average precision (mAP), in real-world settings, and can process 11 frames per second (FPS) on a laptop computer which makes it suitable for real-time detection, as well as a good candidate for running on light-weight mobile devices. The closest alternative in terms of performance (67.93% mAP) is the third approach where VGG-16, ResNet-50, and Xception classifiers are assembled in a Bayesian framework. However, the first approach is the fastest among all and can process 13 FPS with 63.1% mAP. The crowed-sourced Pictor-v3 dataset and all trained models are publicly available to support the design and testing of other innovative applications for monitoring safety compliance, and advancing future research in automation in construction.","container-title":"Automation in Construction","DOI":"10.1016/j.autcon.2020.103085","ISSN":"0926-5805","journalAbbreviation":"Automation in Construction","page":"103085","source":"ScienceDirect","title":"Deep learning for site safety: Real-time detection of personal protective equipment","title-short":"Deep learning for site safety","volume":"112","author":[{"family":"Nath","given":"Nipun D."},{"family":"Behzadan","given":"Amir H."},{"family":"Paal","given":"Stephanie G."}],"issued":{"date-parts":[["2020",4,1]]}}}],"schema":"https://github.com/citation-style-language/schema/raw/master/csl-citation.json"} </w:instrText>
      </w:r>
      <w:r w:rsidR="00C17D01" w:rsidRPr="00A1333B">
        <w:rPr>
          <w:rFonts w:ascii="Cambria" w:hAnsi="Cambria"/>
          <w:b/>
          <w:bCs/>
          <w:color w:val="000000" w:themeColor="text1"/>
          <w:sz w:val="20"/>
          <w:szCs w:val="20"/>
        </w:rPr>
        <w:fldChar w:fldCharType="separate"/>
      </w:r>
      <w:r w:rsidR="00C17D01" w:rsidRPr="00A1333B">
        <w:rPr>
          <w:rFonts w:ascii="Cambria" w:hAnsi="Cambria"/>
          <w:b/>
          <w:bCs/>
          <w:sz w:val="20"/>
          <w:szCs w:val="20"/>
        </w:rPr>
        <w:t>(Nath, Behzadan, and Paal 2020)</w:t>
      </w:r>
      <w:r w:rsidR="00C17D01" w:rsidRPr="00A1333B">
        <w:rPr>
          <w:rFonts w:ascii="Cambria" w:hAnsi="Cambria"/>
          <w:b/>
          <w:bCs/>
          <w:color w:val="000000" w:themeColor="text1"/>
          <w:sz w:val="20"/>
          <w:szCs w:val="20"/>
        </w:rPr>
        <w:fldChar w:fldCharType="end"/>
      </w:r>
      <w:r w:rsidRPr="00A1333B">
        <w:rPr>
          <w:rFonts w:ascii="Cambria" w:hAnsi="Cambria"/>
          <w:color w:val="000000" w:themeColor="text1"/>
          <w:sz w:val="20"/>
          <w:szCs w:val="20"/>
        </w:rPr>
        <w:t>. Specifically, inferring that workers are prone to experience falling from height based on safety regulations is difficult for computer vision; this condition can be summarized as a semantic gap</w:t>
      </w:r>
      <w:r w:rsidR="00CB342D" w:rsidRPr="00A1333B">
        <w:rPr>
          <w:rFonts w:ascii="Cambria" w:hAnsi="Cambria"/>
          <w:color w:val="000000" w:themeColor="text1"/>
          <w:sz w:val="20"/>
          <w:szCs w:val="20"/>
        </w:rPr>
        <w:t xml:space="preserve"> </w:t>
      </w:r>
      <w:r w:rsidR="00CB342D" w:rsidRPr="00A1333B">
        <w:rPr>
          <w:rFonts w:ascii="Cambria" w:hAnsi="Cambria"/>
          <w:b/>
          <w:bCs/>
          <w:color w:val="000000" w:themeColor="text1"/>
          <w:sz w:val="20"/>
          <w:szCs w:val="20"/>
        </w:rPr>
        <w:fldChar w:fldCharType="begin"/>
      </w:r>
      <w:r w:rsidR="00CB342D" w:rsidRPr="00A1333B">
        <w:rPr>
          <w:rFonts w:ascii="Cambria" w:hAnsi="Cambria"/>
          <w:b/>
          <w:bCs/>
          <w:color w:val="000000" w:themeColor="text1"/>
          <w:sz w:val="20"/>
          <w:szCs w:val="20"/>
        </w:rPr>
        <w:instrText xml:space="preserve"> ADDIN ZOTERO_ITEM CSL_CITATION {"citationID":"xC20J6sV","properties":{"unsorted":false,"formattedCitation":"(Wu et al. 2021)","plainCitation":"(Wu et al. 2021)","noteIndex":0},"citationItems":[{"id":356,"uris":["http://zotero.org/users/19548579/items/NQKQBM66"],"itemData":{"id":356,"type":"article-journal","abstract":"Computer vision has been utilized to extract safety-related information from images with the advancement of video monitoring systems and deep learning algorithms. However, construction safety management is a knowledge-intensive task; for instance, safety managers rely on safety regulations and their prior knowledge during a jobsite safety inspection. This paper presents a conceptual framework that combines computer vision and ontology techniques to facilitate the management of safety by semantically reasoning hazards and corresponding mitigations. Specifically, computer vision is used to detect visual information from on-site photos while the safety regulatory knowledge is formally represented by ontology and semantic web rule language (SWRL) rules. Hazards and corresponding mitigations can be inferred by comparing extracted visual information from construction images with pre-defined SWRL rules. Finally, the example of falls from height is selected to validate the theoretical and technical feasibility of the developed conceptual framework. Results show that the proposed framework operates similar to the thinking model of safety managers and can facilitate on-site hazard identification and prevention by semantically reasoning hazards from images and listing corresponding mitigations.","container-title":"Journal of Building Engineering","DOI":"10.1016/j.jobe.2021.103036","ISSN":"2352-7102","journalAbbreviation":"Journal of Building Engineering","page":"103036","source":"ScienceDirect","title":"Combining computer vision with semantic reasoning for on-site safety management in construction","volume":"42","author":[{"family":"Wu","given":"Haitao"},{"family":"Zhong","given":"Botao"},{"family":"Li","given":"Heng"},{"family":"Love","given":"Peter"},{"family":"Pan","given":"Xing"},{"family":"Zhao","given":"Neng"}],"issued":{"date-parts":[["2021",10,1]]}}}],"schema":"https://github.com/citation-style-language/schema/raw/master/csl-citation.json"} </w:instrText>
      </w:r>
      <w:r w:rsidR="00CB342D" w:rsidRPr="00A1333B">
        <w:rPr>
          <w:rFonts w:ascii="Cambria" w:hAnsi="Cambria"/>
          <w:b/>
          <w:bCs/>
          <w:color w:val="000000" w:themeColor="text1"/>
          <w:sz w:val="20"/>
          <w:szCs w:val="20"/>
        </w:rPr>
        <w:fldChar w:fldCharType="separate"/>
      </w:r>
      <w:r w:rsidR="00CB342D" w:rsidRPr="00A1333B">
        <w:rPr>
          <w:rFonts w:ascii="Cambria" w:hAnsi="Cambria"/>
          <w:b/>
          <w:bCs/>
          <w:sz w:val="20"/>
          <w:szCs w:val="20"/>
        </w:rPr>
        <w:t>(Wu et al. 2021)</w:t>
      </w:r>
      <w:r w:rsidR="00CB342D" w:rsidRPr="00A1333B">
        <w:rPr>
          <w:rFonts w:ascii="Cambria" w:hAnsi="Cambria"/>
          <w:b/>
          <w:bCs/>
          <w:color w:val="000000" w:themeColor="text1"/>
          <w:sz w:val="20"/>
          <w:szCs w:val="20"/>
        </w:rPr>
        <w:fldChar w:fldCharType="end"/>
      </w:r>
      <w:r w:rsidRPr="00A1333B">
        <w:rPr>
          <w:rFonts w:ascii="Cambria" w:hAnsi="Cambria"/>
          <w:color w:val="000000" w:themeColor="text1"/>
          <w:sz w:val="20"/>
          <w:szCs w:val="20"/>
        </w:rPr>
        <w:t xml:space="preserve">. Because computer vision cannot natively comprehend safety rulebooks, traditional pipelines attempted </w:t>
      </w:r>
      <w:r w:rsidRPr="00A1333B">
        <w:rPr>
          <w:rFonts w:ascii="Cambria" w:hAnsi="Cambria"/>
          <w:color w:val="000000" w:themeColor="text1"/>
          <w:sz w:val="20"/>
          <w:szCs w:val="20"/>
        </w:rPr>
        <w:lastRenderedPageBreak/>
        <w:t>to bridge this gap by applying an algorithm with explicit rules that are determined through empirical observations</w:t>
      </w:r>
      <w:r w:rsidR="00CB342D" w:rsidRPr="00A1333B">
        <w:rPr>
          <w:rFonts w:ascii="Cambria" w:hAnsi="Cambria"/>
          <w:color w:val="000000" w:themeColor="text1"/>
          <w:sz w:val="20"/>
          <w:szCs w:val="20"/>
        </w:rPr>
        <w:t xml:space="preserve"> </w:t>
      </w:r>
      <w:r w:rsidR="00CB342D" w:rsidRPr="00A1333B">
        <w:rPr>
          <w:rFonts w:ascii="Cambria" w:hAnsi="Cambria"/>
          <w:b/>
          <w:bCs/>
          <w:color w:val="000000" w:themeColor="text1"/>
          <w:sz w:val="20"/>
          <w:szCs w:val="20"/>
        </w:rPr>
        <w:fldChar w:fldCharType="begin"/>
      </w:r>
      <w:r w:rsidR="00CB342D" w:rsidRPr="00A1333B">
        <w:rPr>
          <w:rFonts w:ascii="Cambria" w:hAnsi="Cambria"/>
          <w:b/>
          <w:bCs/>
          <w:color w:val="000000" w:themeColor="text1"/>
          <w:sz w:val="20"/>
          <w:szCs w:val="20"/>
        </w:rPr>
        <w:instrText xml:space="preserve"> ADDIN ZOTERO_ITEM CSL_CITATION {"citationID":"T6xeBnqp","properties":{"unsorted":false,"formattedCitation":"(Nath et al. 2020)","plainCitation":"(Nath et al. 2020)","noteIndex":0},"citationItems":[{"id":373,"uris":["http://zotero.org/users/19548579/items/B287Z2HM"],"itemData":{"id":373,"type":"article-journal","abstract":"The leading causes of construction fatalities include traumatic brain injuries (resulted from fall and electrocution) and collisions (resulted from struck by objects). As a preventive step, the U.S. Occupational Safety and Health Administration (OSHA) requires that contractors enforce and monitor appropriate usage of personal protective equipment (PPE) of workers (e.g., hard hat and vest) at all times. This paper presents three deep learning (DL) models built on You-Only-Look-Once (YOLO) architecture to verify PPE compliance of workers; i.e., if a worker is wearing hard hat, vest, or both, from image/video in real-time. In the first approach, the algorithm detects workers, hats, and vests and then, a machine learning model (e.g., neural network and decision tree) verifies if each detected worker is properly wearing hat or vest. In the second approach, the algorithm simultaneously detects individual workers and verifies PPE compliance with a single convolutional neural network (CNN) framework. In the third approach, the algorithm first detects only the workers in the input image which are then cropped and classified by CNN-based classifiers (i.e., VGG-16, ResNet-50, and Xception) according to the presence of PPE attire. All models are trained on an in-house image dataset that is created using crowd-sourcing and web-mining. The dataset, named Pictor-v3, contains ~1,500 annotated images and ~4,700 instances of workers wearing various combinations of PPE components. It is found that the second approach achieves the best performance, i.e., 72.3% mean average precision (mAP), in real-world settings, and can process 11 frames per second (FPS) on a laptop computer which makes it suitable for real-time detection, as well as a good candidate for running on light-weight mobile devices. The closest alternative in terms of performance (67.93% mAP) is the third approach where VGG-16, ResNet-50, and Xception classifiers are assembled in a Bayesian framework. However, the first approach is the fastest among all and can process 13 FPS with 63.1% mAP. The crowed-sourced Pictor-v3 dataset and all trained models are publicly available to support the design and testing of other innovative applications for monitoring safety compliance, and advancing future research in automation in construction.","container-title":"Automation in Construction","DOI":"10.1016/j.autcon.2020.103085","ISSN":"0926-5805","journalAbbreviation":"Automation in Construction","page":"103085","source":"ScienceDirect","title":"Deep learning for site safety: Real-time detection of personal protective equipment","title-short":"Deep learning for site safety","volume":"112","author":[{"family":"Nath","given":"Nipun D."},{"family":"Behzadan","given":"Amir H."},{"family":"Paal","given":"Stephanie G."}],"issued":{"date-parts":[["2020",4,1]]}}}],"schema":"https://github.com/citation-style-language/schema/raw/master/csl-citation.json"} </w:instrText>
      </w:r>
      <w:r w:rsidR="00CB342D" w:rsidRPr="00A1333B">
        <w:rPr>
          <w:rFonts w:ascii="Cambria" w:hAnsi="Cambria"/>
          <w:b/>
          <w:bCs/>
          <w:color w:val="000000" w:themeColor="text1"/>
          <w:sz w:val="20"/>
          <w:szCs w:val="20"/>
        </w:rPr>
        <w:fldChar w:fldCharType="separate"/>
      </w:r>
      <w:r w:rsidR="00CB342D" w:rsidRPr="00A1333B">
        <w:rPr>
          <w:rFonts w:ascii="Cambria" w:hAnsi="Cambria"/>
          <w:b/>
          <w:bCs/>
          <w:sz w:val="20"/>
          <w:szCs w:val="20"/>
        </w:rPr>
        <w:t>(Nath et al. 2020)</w:t>
      </w:r>
      <w:r w:rsidR="00CB342D" w:rsidRPr="00A1333B">
        <w:rPr>
          <w:rFonts w:ascii="Cambria" w:hAnsi="Cambria"/>
          <w:b/>
          <w:bCs/>
          <w:color w:val="000000" w:themeColor="text1"/>
          <w:sz w:val="20"/>
          <w:szCs w:val="20"/>
        </w:rPr>
        <w:fldChar w:fldCharType="end"/>
      </w:r>
      <w:r w:rsidRPr="00A1333B">
        <w:rPr>
          <w:rFonts w:ascii="Cambria" w:hAnsi="Cambria"/>
          <w:color w:val="000000" w:themeColor="text1"/>
          <w:sz w:val="20"/>
          <w:szCs w:val="20"/>
        </w:rPr>
        <w:t>. However, manually establishing these rules for multiple PPEs is a complicated task and results may not be structured or comprehensive enough to consider all possible scenarios</w:t>
      </w:r>
      <w:r w:rsidR="00DE624B" w:rsidRPr="00A1333B">
        <w:rPr>
          <w:rFonts w:ascii="Cambria" w:hAnsi="Cambria"/>
          <w:color w:val="000000" w:themeColor="text1"/>
          <w:sz w:val="20"/>
          <w:szCs w:val="20"/>
        </w:rPr>
        <w:t xml:space="preserve"> </w:t>
      </w:r>
      <w:r w:rsidR="00DE624B" w:rsidRPr="00A1333B">
        <w:rPr>
          <w:rFonts w:ascii="Cambria" w:hAnsi="Cambria"/>
          <w:b/>
          <w:bCs/>
          <w:color w:val="000000" w:themeColor="text1"/>
          <w:sz w:val="20"/>
          <w:szCs w:val="20"/>
        </w:rPr>
        <w:fldChar w:fldCharType="begin"/>
      </w:r>
      <w:r w:rsidR="00DE624B" w:rsidRPr="00A1333B">
        <w:rPr>
          <w:rFonts w:ascii="Cambria" w:hAnsi="Cambria"/>
          <w:b/>
          <w:bCs/>
          <w:color w:val="000000" w:themeColor="text1"/>
          <w:sz w:val="20"/>
          <w:szCs w:val="20"/>
        </w:rPr>
        <w:instrText xml:space="preserve"> ADDIN ZOTERO_ITEM CSL_CITATION {"citationID":"phYx8rko","properties":{"unsorted":false,"formattedCitation":"(Nath et al. 2020)","plainCitation":"(Nath et al. 2020)","noteIndex":0},"citationItems":[{"id":373,"uris":["http://zotero.org/users/19548579/items/B287Z2HM"],"itemData":{"id":373,"type":"article-journal","abstract":"The leading causes of construction fatalities include traumatic brain injuries (resulted from fall and electrocution) and collisions (resulted from struck by objects). As a preventive step, the U.S. Occupational Safety and Health Administration (OSHA) requires that contractors enforce and monitor appropriate usage of personal protective equipment (PPE) of workers (e.g., hard hat and vest) at all times. This paper presents three deep learning (DL) models built on You-Only-Look-Once (YOLO) architecture to verify PPE compliance of workers; i.e., if a worker is wearing hard hat, vest, or both, from image/video in real-time. In the first approach, the algorithm detects workers, hats, and vests and then, a machine learning model (e.g., neural network and decision tree) verifies if each detected worker is properly wearing hat or vest. In the second approach, the algorithm simultaneously detects individual workers and verifies PPE compliance with a single convolutional neural network (CNN) framework. In the third approach, the algorithm first detects only the workers in the input image which are then cropped and classified by CNN-based classifiers (i.e., VGG-16, ResNet-50, and Xception) according to the presence of PPE attire. All models are trained on an in-house image dataset that is created using crowd-sourcing and web-mining. The dataset, named Pictor-v3, contains ~1,500 annotated images and ~4,700 instances of workers wearing various combinations of PPE components. It is found that the second approach achieves the best performance, i.e., 72.3% mean average precision (mAP), in real-world settings, and can process 11 frames per second (FPS) on a laptop computer which makes it suitable for real-time detection, as well as a good candidate for running on light-weight mobile devices. The closest alternative in terms of performance (67.93% mAP) is the third approach where VGG-16, ResNet-50, and Xception classifiers are assembled in a Bayesian framework. However, the first approach is the fastest among all and can process 13 FPS with 63.1% mAP. The crowed-sourced Pictor-v3 dataset and all trained models are publicly available to support the design and testing of other innovative applications for monitoring safety compliance, and advancing future research in automation in construction.","container-title":"Automation in Construction","DOI":"10.1016/j.autcon.2020.103085","ISSN":"0926-5805","journalAbbreviation":"Automation in Construction","page":"103085","source":"ScienceDirect","title":"Deep learning for site safety: Real-time detection of personal protective equipment","title-short":"Deep learning for site safety","volume":"112","author":[{"family":"Nath","given":"Nipun D."},{"family":"Behzadan","given":"Amir H."},{"family":"Paal","given":"Stephanie G."}],"issued":{"date-parts":[["2020",4,1]]}}}],"schema":"https://github.com/citation-style-language/schema/raw/master/csl-citation.json"} </w:instrText>
      </w:r>
      <w:r w:rsidR="00DE624B" w:rsidRPr="00A1333B">
        <w:rPr>
          <w:rFonts w:ascii="Cambria" w:hAnsi="Cambria"/>
          <w:b/>
          <w:bCs/>
          <w:color w:val="000000" w:themeColor="text1"/>
          <w:sz w:val="20"/>
          <w:szCs w:val="20"/>
        </w:rPr>
        <w:fldChar w:fldCharType="separate"/>
      </w:r>
      <w:r w:rsidR="00DE624B" w:rsidRPr="00A1333B">
        <w:rPr>
          <w:rFonts w:ascii="Cambria" w:hAnsi="Cambria"/>
          <w:b/>
          <w:bCs/>
          <w:sz w:val="20"/>
          <w:szCs w:val="20"/>
        </w:rPr>
        <w:t>(Nath et al. 2020)</w:t>
      </w:r>
      <w:r w:rsidR="00DE624B" w:rsidRPr="00A1333B">
        <w:rPr>
          <w:rFonts w:ascii="Cambria" w:hAnsi="Cambria"/>
          <w:b/>
          <w:bCs/>
          <w:color w:val="000000" w:themeColor="text1"/>
          <w:sz w:val="20"/>
          <w:szCs w:val="20"/>
        </w:rPr>
        <w:fldChar w:fldCharType="end"/>
      </w:r>
      <w:r w:rsidRPr="00A1333B">
        <w:rPr>
          <w:rFonts w:ascii="Cambria" w:hAnsi="Cambria"/>
          <w:color w:val="000000" w:themeColor="text1"/>
          <w:sz w:val="20"/>
          <w:szCs w:val="20"/>
        </w:rPr>
        <w:t>.</w:t>
      </w:r>
    </w:p>
    <w:p w14:paraId="535C2574" w14:textId="621F6571" w:rsidR="001D25C9" w:rsidRPr="00A1333B" w:rsidRDefault="001D25C9" w:rsidP="00F60221">
      <w:pPr>
        <w:jc w:val="both"/>
        <w:rPr>
          <w:rFonts w:ascii="Cambria" w:hAnsi="Cambria"/>
          <w:color w:val="000000" w:themeColor="text1"/>
          <w:sz w:val="20"/>
          <w:szCs w:val="20"/>
        </w:rPr>
      </w:pPr>
      <w:r w:rsidRPr="00A1333B">
        <w:rPr>
          <w:rFonts w:ascii="Cambria" w:hAnsi="Cambria"/>
          <w:color w:val="000000" w:themeColor="text1"/>
          <w:sz w:val="20"/>
          <w:szCs w:val="20"/>
        </w:rPr>
        <w:t xml:space="preserve">To overcome the </w:t>
      </w:r>
      <w:r w:rsidR="00124E7B" w:rsidRPr="00A1333B">
        <w:rPr>
          <w:rFonts w:ascii="Cambria" w:hAnsi="Cambria"/>
          <w:color w:val="000000" w:themeColor="text1"/>
          <w:sz w:val="20"/>
          <w:szCs w:val="20"/>
        </w:rPr>
        <w:t>limitation</w:t>
      </w:r>
      <w:r w:rsidRPr="00A1333B">
        <w:rPr>
          <w:rFonts w:ascii="Cambria" w:hAnsi="Cambria"/>
          <w:color w:val="000000" w:themeColor="text1"/>
          <w:sz w:val="20"/>
          <w:szCs w:val="20"/>
        </w:rPr>
        <w:t xml:space="preserve"> of manual geometric mapping, research explored an alternative approach using Natural Language Processing (NLP) for automatically extracting regulatory requirements from textual regulatory documents and formalizing these requirements in a logic format</w:t>
      </w:r>
      <w:r w:rsidR="00EB2AD4" w:rsidRPr="00A1333B">
        <w:rPr>
          <w:rFonts w:ascii="Cambria" w:hAnsi="Cambria"/>
          <w:color w:val="000000" w:themeColor="text1"/>
          <w:sz w:val="20"/>
          <w:szCs w:val="20"/>
        </w:rPr>
        <w:t xml:space="preserve"> </w:t>
      </w:r>
      <w:r w:rsidR="00EB2AD4" w:rsidRPr="00A1333B">
        <w:rPr>
          <w:rFonts w:ascii="Cambria" w:hAnsi="Cambria"/>
          <w:b/>
          <w:bCs/>
          <w:color w:val="000000" w:themeColor="text1"/>
          <w:sz w:val="20"/>
          <w:szCs w:val="20"/>
        </w:rPr>
        <w:fldChar w:fldCharType="begin"/>
      </w:r>
      <w:r w:rsidR="00EB2AD4" w:rsidRPr="00A1333B">
        <w:rPr>
          <w:rFonts w:ascii="Cambria" w:hAnsi="Cambria"/>
          <w:b/>
          <w:bCs/>
          <w:color w:val="000000" w:themeColor="text1"/>
          <w:sz w:val="20"/>
          <w:szCs w:val="20"/>
        </w:rPr>
        <w:instrText xml:space="preserve"> ADDIN ZOTERO_ITEM CSL_CITATION {"citationID":"9Rh2YhPj","properties":{"unsorted":false,"formattedCitation":"(Zhang and El-Gohary 2015)","plainCitation":"(Zhang and El-Gohary 2015)","noteIndex":0},"citationItems":[{"id":235,"uris":["http://zotero.org/users/19548579/items/EFRHW535"],"itemData":{"id":235,"type":"article-journal","abstract":"To fully automate regulatory compliance checking of construction projects, regulatory requirements need to be automatically extracted from various construction regulatory documents and then transformed into a formalized format that enables automated reasoning. To address this need, the authors propose an approach for automatically extracting information from construction regulatory textual documents and transforming them into logic clauses that could be directly used for automated reasoning. This paper focuses on presenting the proposed information transformation (ITr) methodology and the corresponding algorithms. The proposed ITr methodology utilizes a rulebased, semantic natural language processing (NLP) approach. A set of semantic mapping (SeM) rules and conflict resolution (CoR) rules are used to enable the automation of the transformation process. Several syntactic text features (captured using NLP techniques) and semantic text features (captured using an ontology) are used in the SeM and CoR rules. A bottom-up method is leveraged to handle complex sentence components. A consume and generate mechanism is proposed to implement the bottom-up method and execute the SeM rules. The proposed ITr algorithms were tested in transforming information instances of quantitative requirements, which were automatically extracted from the International Building Code 2009, into logic clauses. The algorithms achieved 98.2 and 99.1% precision and recall, respectively, on the testing data. DOI: 10.1061/(ASCE)CP.1943-5487.0000427. © 2015 American Society of Civil Engineers.","container-title":"Journal of Computing in Civil Engineering","DOI":"10.1061/(ASCE)CP.1943-5487.0000427","ISSN":"0887-3801, 1943-5487","issue":"4","journalAbbreviation":"J. Comput. Civ. Eng.","language":"en","page":"B4015001","source":"DOI.org (Crossref)","title":"Automated Information Transformation for Automated Regulatory Compliance Checking in Construction","volume":"29","author":[{"family":"Zhang","given":"Jiansong"},{"family":"El-Gohary","given":"Nora M."}],"issued":{"date-parts":[["2015",7]]}}}],"schema":"https://github.com/citation-style-language/schema/raw/master/csl-citation.json"} </w:instrText>
      </w:r>
      <w:r w:rsidR="00EB2AD4" w:rsidRPr="00A1333B">
        <w:rPr>
          <w:rFonts w:ascii="Cambria" w:hAnsi="Cambria"/>
          <w:b/>
          <w:bCs/>
          <w:color w:val="000000" w:themeColor="text1"/>
          <w:sz w:val="20"/>
          <w:szCs w:val="20"/>
        </w:rPr>
        <w:fldChar w:fldCharType="separate"/>
      </w:r>
      <w:r w:rsidR="00EB2AD4" w:rsidRPr="00A1333B">
        <w:rPr>
          <w:rFonts w:ascii="Cambria" w:hAnsi="Cambria"/>
          <w:b/>
          <w:bCs/>
          <w:sz w:val="20"/>
          <w:szCs w:val="20"/>
        </w:rPr>
        <w:t>(Zhang and El-Gohary 2015)</w:t>
      </w:r>
      <w:r w:rsidR="00EB2AD4" w:rsidRPr="00A1333B">
        <w:rPr>
          <w:rFonts w:ascii="Cambria" w:hAnsi="Cambria"/>
          <w:b/>
          <w:bCs/>
          <w:color w:val="000000" w:themeColor="text1"/>
          <w:sz w:val="20"/>
          <w:szCs w:val="20"/>
        </w:rPr>
        <w:fldChar w:fldCharType="end"/>
      </w:r>
      <w:r w:rsidRPr="00A1333B">
        <w:rPr>
          <w:rFonts w:ascii="Cambria" w:hAnsi="Cambria"/>
          <w:color w:val="000000" w:themeColor="text1"/>
          <w:sz w:val="20"/>
          <w:szCs w:val="20"/>
        </w:rPr>
        <w:t>. Yet, while NLP excels at rule extraction, these text-based models are fundamentally blind to the physical site. Ultimately, they simply represent the extracted safety requirements in the form of query graphs for supporting subsequent knowledge graph-based field compliance checking</w:t>
      </w:r>
      <w:r w:rsidR="00F50177" w:rsidRPr="00A1333B">
        <w:rPr>
          <w:rFonts w:ascii="Cambria" w:hAnsi="Cambria"/>
          <w:color w:val="000000" w:themeColor="text1"/>
          <w:sz w:val="20"/>
          <w:szCs w:val="20"/>
        </w:rPr>
        <w:t xml:space="preserve"> </w:t>
      </w:r>
      <w:r w:rsidR="00F50177" w:rsidRPr="00A1333B">
        <w:rPr>
          <w:rFonts w:ascii="Cambria" w:hAnsi="Cambria"/>
          <w:b/>
          <w:bCs/>
          <w:color w:val="000000" w:themeColor="text1"/>
          <w:sz w:val="20"/>
          <w:szCs w:val="20"/>
        </w:rPr>
        <w:fldChar w:fldCharType="begin"/>
      </w:r>
      <w:r w:rsidR="00F50177" w:rsidRPr="00A1333B">
        <w:rPr>
          <w:rFonts w:ascii="Cambria" w:hAnsi="Cambria"/>
          <w:b/>
          <w:bCs/>
          <w:color w:val="000000" w:themeColor="text1"/>
          <w:sz w:val="20"/>
          <w:szCs w:val="20"/>
        </w:rPr>
        <w:instrText xml:space="preserve"> ADDIN ZOTERO_ITEM CSL_CITATION {"citationID":"TPD3Af04","properties":{"unsorted":false,"formattedCitation":"(Wang and El-Gohary 2023)","plainCitation":"(Wang and El-Gohary 2023)","noteIndex":0},"citationItems":[{"id":239,"uris":["http://zotero.org/users/19548579/items/KDPPFD8C"],"itemData":{"id":239,"type":"article-journal","abstract":"Field compliance checking aims to check the compliance of site operations with applicable construction safety regulations for detecting violations. Relation extraction provides an automated solution to extract relations that describe construction safety requirements from unstructured text. However, previous relation extraction efforts are limited in their extraction capabilities, representation, and automation. To address this gap, this paper proposes a deep learning-based method to automatically extract and represent relations that describe fall protection requirements. The proposed method: (1) uses a CNN-based model, with pre-trained word and position embeddings, to automatically extract domain-specific relations, and (2) represents the extracted requirements in the form of knowledge graph-based queries, which helps decompose complex requirements into manageable units while keeping these units connected in a scalable graph structure. The proposed method was tested on 20 OSHA sections, and has achieved 87.5% precision, 83.4% recall, and 85.4% F-1 measure, which indicates good relation extraction performance.","container-title":"Automation in Construction","DOI":"10.1016/j.autcon.2022.104696","ISSN":"09265805","journalAbbreviation":"Automation in Construction","language":"en","page":"104696","source":"DOI.org (Crossref)","title":"Deep learning-based relation extraction and knowledge graph-based representation of construction safety requirements","volume":"147","author":[{"family":"Wang","given":"Xiyu"},{"family":"El-Gohary","given":"Nora"}],"issued":{"date-parts":[["2023",3]]}}}],"schema":"https://github.com/citation-style-language/schema/raw/master/csl-citation.json"} </w:instrText>
      </w:r>
      <w:r w:rsidR="00F50177" w:rsidRPr="00A1333B">
        <w:rPr>
          <w:rFonts w:ascii="Cambria" w:hAnsi="Cambria"/>
          <w:b/>
          <w:bCs/>
          <w:color w:val="000000" w:themeColor="text1"/>
          <w:sz w:val="20"/>
          <w:szCs w:val="20"/>
        </w:rPr>
        <w:fldChar w:fldCharType="separate"/>
      </w:r>
      <w:r w:rsidR="00F50177" w:rsidRPr="00A1333B">
        <w:rPr>
          <w:rFonts w:ascii="Cambria" w:hAnsi="Cambria"/>
          <w:b/>
          <w:bCs/>
          <w:sz w:val="20"/>
          <w:szCs w:val="20"/>
        </w:rPr>
        <w:t>(Wang and El-Gohary 2023)</w:t>
      </w:r>
      <w:r w:rsidR="00F50177" w:rsidRPr="00A1333B">
        <w:rPr>
          <w:rFonts w:ascii="Cambria" w:hAnsi="Cambria"/>
          <w:b/>
          <w:bCs/>
          <w:color w:val="000000" w:themeColor="text1"/>
          <w:sz w:val="20"/>
          <w:szCs w:val="20"/>
        </w:rPr>
        <w:fldChar w:fldCharType="end"/>
      </w:r>
      <w:r w:rsidRPr="00A1333B">
        <w:rPr>
          <w:rFonts w:ascii="Cambria" w:hAnsi="Cambria"/>
          <w:color w:val="000000" w:themeColor="text1"/>
          <w:sz w:val="20"/>
          <w:szCs w:val="20"/>
        </w:rPr>
        <w:t xml:space="preserve">. Consequently, this creates a profound technological </w:t>
      </w:r>
      <w:r w:rsidR="00F60221" w:rsidRPr="00A1333B">
        <w:rPr>
          <w:rFonts w:ascii="Cambria" w:hAnsi="Cambria"/>
          <w:color w:val="000000" w:themeColor="text1"/>
          <w:sz w:val="20"/>
          <w:szCs w:val="20"/>
        </w:rPr>
        <w:t>disconnect</w:t>
      </w:r>
      <w:r w:rsidR="00F95BAE" w:rsidRPr="00A1333B">
        <w:rPr>
          <w:rFonts w:ascii="Cambria" w:hAnsi="Cambria"/>
          <w:color w:val="000000" w:themeColor="text1"/>
          <w:sz w:val="20"/>
          <w:szCs w:val="20"/>
        </w:rPr>
        <w:t xml:space="preserve"> that</w:t>
      </w:r>
      <w:r w:rsidRPr="00A1333B">
        <w:rPr>
          <w:rFonts w:ascii="Cambria" w:hAnsi="Cambria"/>
          <w:color w:val="000000" w:themeColor="text1"/>
          <w:sz w:val="20"/>
          <w:szCs w:val="20"/>
        </w:rPr>
        <w:t xml:space="preserve"> computer vision can see the site but cannot understand the rules, while NLP understands the rules but cannot see the site. This fundamental limitation necessitates the emergence of multimodal Vision-Language Models (VLMs) capable of natively fusing both data streams.</w:t>
      </w:r>
    </w:p>
    <w:p w14:paraId="6070B840" w14:textId="3328865C" w:rsidR="008F29E5" w:rsidRPr="00A1333B" w:rsidRDefault="008F29E5" w:rsidP="00F60221">
      <w:pPr>
        <w:jc w:val="both"/>
        <w:rPr>
          <w:rFonts w:ascii="Cambria" w:hAnsi="Cambria"/>
          <w:color w:val="000000" w:themeColor="text1"/>
          <w:sz w:val="20"/>
          <w:szCs w:val="20"/>
        </w:rPr>
      </w:pPr>
      <w:r w:rsidRPr="00A1333B">
        <w:rPr>
          <w:rFonts w:ascii="Cambria" w:hAnsi="Cambria"/>
          <w:color w:val="000000" w:themeColor="text1"/>
          <w:sz w:val="20"/>
          <w:szCs w:val="20"/>
        </w:rPr>
        <w:t>To address the fundamental limitations of traditional methods in processing semantic information, recent advancements have introduced multi-modal large language models (MLLMs) upon which vision-language models (VLMs) combine image processing and natural language processing (NLP)</w:t>
      </w:r>
      <w:r w:rsidR="00AF3A96" w:rsidRPr="00A1333B">
        <w:rPr>
          <w:rFonts w:ascii="Cambria" w:hAnsi="Cambria"/>
          <w:color w:val="000000" w:themeColor="text1"/>
          <w:sz w:val="20"/>
          <w:szCs w:val="20"/>
        </w:rPr>
        <w:t xml:space="preserve"> </w:t>
      </w:r>
      <w:r w:rsidR="00AF3A96" w:rsidRPr="00A1333B">
        <w:rPr>
          <w:rFonts w:ascii="Cambria" w:hAnsi="Cambria"/>
          <w:color w:val="000000" w:themeColor="text1"/>
          <w:sz w:val="20"/>
          <w:szCs w:val="20"/>
        </w:rPr>
        <w:fldChar w:fldCharType="begin"/>
      </w:r>
      <w:r w:rsidR="00AF3A96" w:rsidRPr="00A1333B">
        <w:rPr>
          <w:rFonts w:ascii="Cambria" w:hAnsi="Cambria"/>
          <w:color w:val="000000" w:themeColor="text1"/>
          <w:sz w:val="20"/>
          <w:szCs w:val="20"/>
        </w:rPr>
        <w:instrText xml:space="preserve"> ADDIN ZOTERO_ITEM CSL_CITATION {"citationID":"Mr1TWmTP","properties":{"unsorted":false,"formattedCitation":"(Chan et al. 2025)","plainCitation":"(Chan et al. 2025)","noteIndex":0},"citationItems":[{"id":361,"uris":["http://zotero.org/users/19548579/items/PBVLYPSL"],"itemData":{"id":361,"type":"article-journal","abstract":"Traditional approaches of construction site safety monitoring heavily rely on manual on-site inspection, which are prone to overlooked incidents. Existing computer vision methods require time-consuming and case-by-case data labeling, and lack high-level reasoning capability. This paper develops a human-alike virtual assistant agent by integrating a multi-modal vision-language model into video analytics: (1) To efficiently generate image-text data for model development, a semi-automatic image-text labeling pipeline based on in-context learning is designed; (2) To optimize a virtual agent from pre-trained to domain-tailored, a two-stage curriculum learning paradigm is designed to enhance model fine-tuning effectiveness toward domain-specific tasks; (3) To inject construction-domain knowledge more effectively into the virtual agent, a hierarchical prompting framework driven by a construction safety ontology is developed for more domain-tailored reasoning capability. The virtual agent has been deployed on a real construction site for real-time video analytics, with over 90 % accuracy in identifying violations of work-at-height safety regulations.","container-title":"Automation in Construction","DOI":"10.1016/j.autcon.2025.106305","ISSN":"0926-5805","journalAbbreviation":"Automation in Construction","page":"106305","source":"ScienceDirect","title":"Context-aware vision-language model agent enriched with domain-specific ontology for construction site safety monitoring","volume":"177","author":[{"family":"Chan","given":"Chak-Fu"},{"family":"Wong","given":"Peter Kok-Yiu"},{"family":"Guo","given":"Xiaowen"},{"family":"Cheng","given":"Jack C. P."},{"family":"Chan","given":"Jolly Pui-Ching"},{"family":"Leung","given":"Pak-Him"},{"family":"Tao","given":"Xingyu"}],"issued":{"date-parts":[["2025",9,1]]}}}],"schema":"https://github.com/citation-style-language/schema/raw/master/csl-citation.json"} </w:instrText>
      </w:r>
      <w:r w:rsidR="00AF3A96" w:rsidRPr="00A1333B">
        <w:rPr>
          <w:rFonts w:ascii="Cambria" w:hAnsi="Cambria"/>
          <w:color w:val="000000" w:themeColor="text1"/>
          <w:sz w:val="20"/>
          <w:szCs w:val="20"/>
        </w:rPr>
        <w:fldChar w:fldCharType="separate"/>
      </w:r>
      <w:r w:rsidR="00AF3A96" w:rsidRPr="00A1333B">
        <w:rPr>
          <w:rFonts w:ascii="Cambria" w:hAnsi="Cambria"/>
          <w:sz w:val="20"/>
          <w:szCs w:val="20"/>
        </w:rPr>
        <w:t>(</w:t>
      </w:r>
      <w:r w:rsidR="00AF3A96" w:rsidRPr="00A1333B">
        <w:rPr>
          <w:rFonts w:ascii="Cambria" w:hAnsi="Cambria"/>
          <w:b/>
          <w:bCs/>
          <w:sz w:val="20"/>
          <w:szCs w:val="20"/>
        </w:rPr>
        <w:t>Chan et al. 2025)</w:t>
      </w:r>
      <w:r w:rsidR="00AF3A96" w:rsidRPr="00A1333B">
        <w:rPr>
          <w:rFonts w:ascii="Cambria" w:hAnsi="Cambria"/>
          <w:color w:val="000000" w:themeColor="text1"/>
          <w:sz w:val="20"/>
          <w:szCs w:val="20"/>
        </w:rPr>
        <w:fldChar w:fldCharType="end"/>
      </w:r>
      <w:r w:rsidRPr="00A1333B">
        <w:rPr>
          <w:rFonts w:ascii="Cambria" w:hAnsi="Cambria"/>
          <w:color w:val="000000" w:themeColor="text1"/>
          <w:sz w:val="20"/>
          <w:szCs w:val="20"/>
        </w:rPr>
        <w:t>. By extracting both intricate visual and linguistic features, these models can perform multiple types of instruction-following tasks such as image captioning, visual grounding, and visual question answering (VQA)</w:t>
      </w:r>
      <w:r w:rsidR="0092225C" w:rsidRPr="00A1333B">
        <w:rPr>
          <w:rFonts w:ascii="Cambria" w:hAnsi="Cambria"/>
          <w:color w:val="000000" w:themeColor="text1"/>
          <w:sz w:val="20"/>
          <w:szCs w:val="20"/>
        </w:rPr>
        <w:t xml:space="preserve"> </w:t>
      </w:r>
      <w:r w:rsidR="0092225C" w:rsidRPr="00A1333B">
        <w:rPr>
          <w:rFonts w:ascii="Cambria" w:hAnsi="Cambria"/>
          <w:b/>
          <w:bCs/>
          <w:color w:val="000000" w:themeColor="text1"/>
          <w:sz w:val="20"/>
          <w:szCs w:val="20"/>
        </w:rPr>
        <w:fldChar w:fldCharType="begin"/>
      </w:r>
      <w:r w:rsidR="0092225C" w:rsidRPr="00A1333B">
        <w:rPr>
          <w:rFonts w:ascii="Cambria" w:hAnsi="Cambria"/>
          <w:b/>
          <w:bCs/>
          <w:color w:val="000000" w:themeColor="text1"/>
          <w:sz w:val="20"/>
          <w:szCs w:val="20"/>
        </w:rPr>
        <w:instrText xml:space="preserve"> ADDIN ZOTERO_ITEM CSL_CITATION {"citationID":"07Y027rH","properties":{"unsorted":false,"formattedCitation":"(Chan et al. 2025)","plainCitation":"(Chan et al. 2025)","noteIndex":0},"citationItems":[{"id":361,"uris":["http://zotero.org/users/19548579/items/PBVLYPSL"],"itemData":{"id":361,"type":"article-journal","abstract":"Traditional approaches of construction site safety monitoring heavily rely on manual on-site inspection, which are prone to overlooked incidents. Existing computer vision methods require time-consuming and case-by-case data labeling, and lack high-level reasoning capability. This paper develops a human-alike virtual assistant agent by integrating a multi-modal vision-language model into video analytics: (1) To efficiently generate image-text data for model development, a semi-automatic image-text labeling pipeline based on in-context learning is designed; (2) To optimize a virtual agent from pre-trained to domain-tailored, a two-stage curriculum learning paradigm is designed to enhance model fine-tuning effectiveness toward domain-specific tasks; (3) To inject construction-domain knowledge more effectively into the virtual agent, a hierarchical prompting framework driven by a construction safety ontology is developed for more domain-tailored reasoning capability. The virtual agent has been deployed on a real construction site for real-time video analytics, with over 90 % accuracy in identifying violations of work-at-height safety regulations.","container-title":"Automation in Construction","DOI":"10.1016/j.autcon.2025.106305","ISSN":"0926-5805","journalAbbreviation":"Automation in Construction","page":"106305","source":"ScienceDirect","title":"Context-aware vision-language model agent enriched with domain-specific ontology for construction site safety monitoring","volume":"177","author":[{"family":"Chan","given":"Chak-Fu"},{"family":"Wong","given":"Peter Kok-Yiu"},{"family":"Guo","given":"Xiaowen"},{"family":"Cheng","given":"Jack C. P."},{"family":"Chan","given":"Jolly Pui-Ching"},{"family":"Leung","given":"Pak-Him"},{"family":"Tao","given":"Xingyu"}],"issued":{"date-parts":[["2025",9,1]]}}}],"schema":"https://github.com/citation-style-language/schema/raw/master/csl-citation.json"} </w:instrText>
      </w:r>
      <w:r w:rsidR="0092225C" w:rsidRPr="00A1333B">
        <w:rPr>
          <w:rFonts w:ascii="Cambria" w:hAnsi="Cambria"/>
          <w:b/>
          <w:bCs/>
          <w:color w:val="000000" w:themeColor="text1"/>
          <w:sz w:val="20"/>
          <w:szCs w:val="20"/>
        </w:rPr>
        <w:fldChar w:fldCharType="separate"/>
      </w:r>
      <w:r w:rsidR="0092225C" w:rsidRPr="00A1333B">
        <w:rPr>
          <w:rFonts w:ascii="Cambria" w:hAnsi="Cambria"/>
          <w:b/>
          <w:bCs/>
          <w:sz w:val="20"/>
          <w:szCs w:val="20"/>
        </w:rPr>
        <w:t>(Chan et al. 2025)</w:t>
      </w:r>
      <w:r w:rsidR="0092225C" w:rsidRPr="00A1333B">
        <w:rPr>
          <w:rFonts w:ascii="Cambria" w:hAnsi="Cambria"/>
          <w:b/>
          <w:bCs/>
          <w:color w:val="000000" w:themeColor="text1"/>
          <w:sz w:val="20"/>
          <w:szCs w:val="20"/>
        </w:rPr>
        <w:fldChar w:fldCharType="end"/>
      </w:r>
      <w:r w:rsidRPr="00A1333B">
        <w:rPr>
          <w:rFonts w:ascii="Cambria" w:hAnsi="Cambria"/>
          <w:color w:val="000000" w:themeColor="text1"/>
          <w:sz w:val="20"/>
          <w:szCs w:val="20"/>
        </w:rPr>
        <w:t>. Furthermore, these architectures acquire generalized visual representations guided by natural language supervision, enabling impressive zero-shot detection capabilities</w:t>
      </w:r>
      <w:r w:rsidR="0092225C" w:rsidRPr="00A1333B">
        <w:rPr>
          <w:rFonts w:ascii="Cambria" w:hAnsi="Cambria"/>
          <w:color w:val="000000" w:themeColor="text1"/>
          <w:sz w:val="20"/>
          <w:szCs w:val="20"/>
        </w:rPr>
        <w:t xml:space="preserve"> </w:t>
      </w:r>
      <w:r w:rsidR="0092225C" w:rsidRPr="00A1333B">
        <w:rPr>
          <w:rFonts w:ascii="Cambria" w:hAnsi="Cambria"/>
          <w:b/>
          <w:bCs/>
          <w:color w:val="000000" w:themeColor="text1"/>
          <w:sz w:val="20"/>
          <w:szCs w:val="20"/>
        </w:rPr>
        <w:fldChar w:fldCharType="begin"/>
      </w:r>
      <w:r w:rsidR="0092225C" w:rsidRPr="00A1333B">
        <w:rPr>
          <w:rFonts w:ascii="Cambria" w:hAnsi="Cambria"/>
          <w:b/>
          <w:bCs/>
          <w:color w:val="000000" w:themeColor="text1"/>
          <w:sz w:val="20"/>
          <w:szCs w:val="20"/>
        </w:rPr>
        <w:instrText xml:space="preserve"> ADDIN ZOTERO_ITEM CSL_CITATION {"citationID":"jX9eVaGF","properties":{"unsorted":false,"formattedCitation":"(Zhang et al. 2025)","plainCitation":"(Zhang et al. 2025)","noteIndex":0},"citationItems":[{"id":103,"uris":["http://zotero.org/users/19548579/items/SWX34PGT"],"itemData":{"id":103,"type":"article-journal","abstract":"Direct visual understanding of construction entities, such as tools and materials (T&amp;M), underpin construction management and resource scheduling. Traditional supervised learning methods suffer from high annotation cost, severe computational demands, and limited datasets. In contrast, training-free approaches offer an effective alternative well-suited for construction scenarios constrained by data scarcity and limited resources. Besides, vision-language models (VLMs) can directly learn image semantics through natural language supervision and also demonstrate strong zero-shot detection capabilities without requiring retraining. Existing methods often exhibit limited image–text semantic alignment in construction scenarios, which restricts their effectiveness in construction tasks. Therefore, there is an urgent need for approaches that can enhance cross-modal understanding in such domain-specific contexts. To address this challenge, this paper proposes a training-free, knowledge-enhanced VLM to recognize T&amp;M in construction tasks. The proposed approach leverages image matching and image–text knowledge alignment strategies, thereby utilizing the training-free nature of existing VLMs while benefiting from enhanced performance brought by knowledge integration. This method offers a novel solution for construction management and robotic collaboration tasks that are traditionally constrained by data and computational resource dependencies.","container-title":"Computer-Aided Civil and Infrastructure Engineering","DOI":"10.1111/mice.70129","ISSN":"10939687","issue":"30","journalAbbreviation":"Computer-Aided Civil and Infrastructure Engineering","language":"en","page":"6004-6023","source":"DOI.org (Crossref)","title":"Training‐free few‐shot construction tool and material detection using pre‐trained vision‐language model","volume":"40","author":[{"family":"Zhang","given":"Zhaoxin"},{"family":"Yu","given":"Yantao"},{"family":"Pan","given":"Zaolin"},{"family":"Antwi‐Afari","given":"Maxwell Fordjour"}],"issued":{"date-parts":[["2025",12]]}}}],"schema":"https://github.com/citation-style-language/schema/raw/master/csl-citation.json"} </w:instrText>
      </w:r>
      <w:r w:rsidR="0092225C" w:rsidRPr="00A1333B">
        <w:rPr>
          <w:rFonts w:ascii="Cambria" w:hAnsi="Cambria"/>
          <w:b/>
          <w:bCs/>
          <w:color w:val="000000" w:themeColor="text1"/>
          <w:sz w:val="20"/>
          <w:szCs w:val="20"/>
        </w:rPr>
        <w:fldChar w:fldCharType="separate"/>
      </w:r>
      <w:r w:rsidR="0092225C" w:rsidRPr="00A1333B">
        <w:rPr>
          <w:rFonts w:ascii="Cambria" w:hAnsi="Cambria"/>
          <w:b/>
          <w:bCs/>
          <w:sz w:val="20"/>
          <w:szCs w:val="20"/>
        </w:rPr>
        <w:t>(Zhang et al. 2025)</w:t>
      </w:r>
      <w:r w:rsidR="0092225C" w:rsidRPr="00A1333B">
        <w:rPr>
          <w:rFonts w:ascii="Cambria" w:hAnsi="Cambria"/>
          <w:b/>
          <w:bCs/>
          <w:color w:val="000000" w:themeColor="text1"/>
          <w:sz w:val="20"/>
          <w:szCs w:val="20"/>
        </w:rPr>
        <w:fldChar w:fldCharType="end"/>
      </w:r>
      <w:r w:rsidRPr="00A1333B">
        <w:rPr>
          <w:rFonts w:ascii="Cambria" w:hAnsi="Cambria"/>
          <w:color w:val="000000" w:themeColor="text1"/>
          <w:sz w:val="20"/>
          <w:szCs w:val="20"/>
        </w:rPr>
        <w:t xml:space="preserve">. </w:t>
      </w:r>
      <w:r w:rsidR="005E0DB8" w:rsidRPr="005E0DB8">
        <w:rPr>
          <w:rFonts w:ascii="Cambria" w:hAnsi="Cambria"/>
          <w:color w:val="000000" w:themeColor="text1"/>
          <w:sz w:val="20"/>
          <w:szCs w:val="20"/>
        </w:rPr>
        <w:t>By leveraging natural language prompts and contextual reasoning, VLMs offer a flexible approach for spatiotemporal analysis</w:t>
      </w:r>
      <w:r w:rsidR="005E0DB8">
        <w:rPr>
          <w:rFonts w:ascii="Cambria" w:hAnsi="Cambria"/>
          <w:color w:val="000000" w:themeColor="text1"/>
          <w:sz w:val="20"/>
          <w:szCs w:val="20"/>
        </w:rPr>
        <w:t xml:space="preserve"> </w:t>
      </w:r>
      <w:r w:rsidR="005E0DB8" w:rsidRPr="005E0DB8">
        <w:rPr>
          <w:rFonts w:ascii="Cambria" w:hAnsi="Cambria"/>
          <w:color w:val="000000" w:themeColor="text1"/>
          <w:sz w:val="20"/>
          <w:szCs w:val="20"/>
        </w:rPr>
        <w:t>interpreting both the spatial geometry of hazards and the temporal sequence of complex human behaviors on dynamic construction sites</w:t>
      </w:r>
      <w:r w:rsidRPr="00A1333B">
        <w:rPr>
          <w:rFonts w:ascii="Cambria" w:hAnsi="Cambria"/>
          <w:color w:val="000000" w:themeColor="text1"/>
          <w:sz w:val="20"/>
          <w:szCs w:val="20"/>
        </w:rPr>
        <w:t>, potentially reducing the dependence on extensive labeled datasets</w:t>
      </w:r>
      <w:r w:rsidR="00D96155" w:rsidRPr="00A1333B">
        <w:rPr>
          <w:rFonts w:ascii="Cambria" w:hAnsi="Cambria"/>
          <w:color w:val="000000" w:themeColor="text1"/>
          <w:sz w:val="20"/>
          <w:szCs w:val="20"/>
        </w:rPr>
        <w:t xml:space="preserve"> </w:t>
      </w:r>
      <w:r w:rsidR="00D96155" w:rsidRPr="00A1333B">
        <w:rPr>
          <w:rFonts w:ascii="Cambria" w:hAnsi="Cambria"/>
          <w:b/>
          <w:bCs/>
          <w:color w:val="000000" w:themeColor="text1"/>
          <w:sz w:val="20"/>
          <w:szCs w:val="20"/>
        </w:rPr>
        <w:fldChar w:fldCharType="begin"/>
      </w:r>
      <w:r w:rsidR="00D96155" w:rsidRPr="00A1333B">
        <w:rPr>
          <w:rFonts w:ascii="Cambria" w:hAnsi="Cambria"/>
          <w:b/>
          <w:bCs/>
          <w:color w:val="000000" w:themeColor="text1"/>
          <w:sz w:val="20"/>
          <w:szCs w:val="20"/>
        </w:rPr>
        <w:instrText xml:space="preserve"> ADDIN ZOTERO_ITEM CSL_CITATION {"citationID":"YkCX8AGf","properties":{"unsorted":false,"formattedCitation":"(Bui, Chodosh, and Tavakoli 2026)","plainCitation":"(Bui, Chodosh, and Tavakoli 2026)","noteIndex":0},"citationItems":[{"id":355,"uris":["http://zotero.org/users/19548579/items/VVFXFFBY"],"itemData":{"id":355,"type":"article-journal","abstract":"As robotics become increasingly integrated into construction workflows, their ability to interpret and respond to human behavior will be essential for enabling safe and effective collaboration. Vision-Language Models (VLMs) have emerged as a promising tool for visual understanding tasks and offer the potential to recognize human behaviors without extensive domain-specific training. This capability makes them particularly appealing in the construction domain, where labeled data is scarce and monitoring worker actions and emotional states is critical for safety and productivity. In this study, we evaluate the performance of three leading VLMs-GPT-4o, Florence 2, and LLaVa-1.5-in detecting construction worker actions and emotions from static site images. Using a curated dataset of 1,000 images annotated across ten action and ten emotion categories, we assess each model’s outputs through standardized inference pipelines and multiple evaluation metrics. GPT-4o consistently achieved the highest scores across both tasks, with an average F1-score of 0.756 and accuracy of 0.799 in action recognition, and an F1-score of 0.712 and accuracy of 0.773 in emotion recognition. Florence 2 performed moderately, with F1-scores of 0.497 (action) and 0.414 (emotion), while LLaVa-1.5 showed the lowest overall performance (F1-scores of 0.466 for action and 0.461 for emotion). Confusion matrix analyses revealed that all models struggled to distinguish semantically close categories-such as “Collaborating in teams” versus “Communicating with supervisors,” or “Focused” versus “Determined”-highlighting limitations in current VLMs when applied to visually nuanced, domain-specific tasks. While the results indicate that general-purpose VLMs can offer a baseline capability for human behavior recognition in construction environments, further improvements-such as domain adaptation, temporal modeling, or multimodal sensing-may be needed for real-world reliability. This study provides an initial benchmark and practical insights for deploying human-aware AI systems in complex, safety-critical settings.","container-title":"IEEE Access","DOI":"10.1109/ACCESS.2026.3661520","ISSN":"2169-3536","page":"20371-20381","source":"IEEE Xplore","title":"Can Vision-Language Models Understand Construction Workers? An Exploratory Study","title-short":"Can Vision-Language Models Understand Construction Workers?","volume":"14","author":[{"family":"Bui","given":"Hieu T."},{"family":"Chodosh","given":"Nathaniel E."},{"family":"Tavakoli","given":"Arash"}],"issued":{"date-parts":[["2026"]]}}}],"schema":"https://github.com/citation-style-language/schema/raw/master/csl-citation.json"} </w:instrText>
      </w:r>
      <w:r w:rsidR="00D96155" w:rsidRPr="00A1333B">
        <w:rPr>
          <w:rFonts w:ascii="Cambria" w:hAnsi="Cambria"/>
          <w:b/>
          <w:bCs/>
          <w:color w:val="000000" w:themeColor="text1"/>
          <w:sz w:val="20"/>
          <w:szCs w:val="20"/>
        </w:rPr>
        <w:fldChar w:fldCharType="separate"/>
      </w:r>
      <w:r w:rsidR="00D96155" w:rsidRPr="00A1333B">
        <w:rPr>
          <w:rFonts w:ascii="Cambria" w:hAnsi="Cambria"/>
          <w:b/>
          <w:bCs/>
          <w:sz w:val="20"/>
          <w:szCs w:val="20"/>
        </w:rPr>
        <w:t>(Bui, Chodosh, and Tavakoli 2026)</w:t>
      </w:r>
      <w:r w:rsidR="00D96155" w:rsidRPr="00A1333B">
        <w:rPr>
          <w:rFonts w:ascii="Cambria" w:hAnsi="Cambria"/>
          <w:b/>
          <w:bCs/>
          <w:color w:val="000000" w:themeColor="text1"/>
          <w:sz w:val="20"/>
          <w:szCs w:val="20"/>
        </w:rPr>
        <w:fldChar w:fldCharType="end"/>
      </w:r>
      <w:r w:rsidRPr="00A1333B">
        <w:rPr>
          <w:rFonts w:ascii="Cambria" w:hAnsi="Cambria"/>
          <w:color w:val="000000" w:themeColor="text1"/>
          <w:sz w:val="20"/>
          <w:szCs w:val="20"/>
        </w:rPr>
        <w:t>. Consequently, these multimodal systems can create human-readable captions for daily progress and work activity logs</w:t>
      </w:r>
      <w:r w:rsidR="002C38B4" w:rsidRPr="00A1333B">
        <w:rPr>
          <w:rFonts w:ascii="Cambria" w:hAnsi="Cambria"/>
          <w:color w:val="000000" w:themeColor="text1"/>
          <w:sz w:val="20"/>
          <w:szCs w:val="20"/>
        </w:rPr>
        <w:t xml:space="preserve"> </w:t>
      </w:r>
      <w:r w:rsidR="002C38B4" w:rsidRPr="00A1333B">
        <w:rPr>
          <w:rFonts w:ascii="Cambria" w:hAnsi="Cambria"/>
          <w:b/>
          <w:bCs/>
          <w:color w:val="000000" w:themeColor="text1"/>
          <w:sz w:val="20"/>
          <w:szCs w:val="20"/>
        </w:rPr>
        <w:fldChar w:fldCharType="begin"/>
      </w:r>
      <w:r w:rsidR="002C38B4" w:rsidRPr="00A1333B">
        <w:rPr>
          <w:rFonts w:ascii="Cambria" w:hAnsi="Cambria"/>
          <w:b/>
          <w:bCs/>
          <w:color w:val="000000" w:themeColor="text1"/>
          <w:sz w:val="20"/>
          <w:szCs w:val="20"/>
        </w:rPr>
        <w:instrText xml:space="preserve"> ADDIN ZOTERO_ITEM CSL_CITATION {"citationID":"btsSygRe","properties":{"unsorted":false,"formattedCitation":"(Jung et al. 2024)","plainCitation":"(Jung et al. 2024)","noteIndex":0},"citationItems":[{"id":363,"uris":["http://zotero.org/users/19548579/items/QJJ9G78R"],"itemData":{"id":363,"type":"article-journal","abstract":"This paper presents VisualSiteDiary, a Vision Transformer-based image captioning model which creates human-readable captions for daily progress and work activity log, and enhances image retrieval tasks. As a model for deciphering construction photologs, VisualSiteDiary incorporates pseudo-region features, utilizes high-level knowledge in pretraining, and fine-tunes for diverse captioning styles. To validate VisualSiteDiary, a new image captioning dataset, VSD, is presented. This dataset includes many realistic yet challenging cases commonly observed in commercial building projects. Experimental results using five different metrics demonstrate that VisualSiteDiary provides superior-quality captions compared to the state-of-the-art image captioning models. Excluding the task of object recognition, the presented model also outperformed mPLUG –the state-of-the-art visual-language model– in the image retrieval task by 0.6% in precision and 0.9% in recall, respectively. Detailed discussions illustrate practical examples on how VisualSiteDiary improves the process of creating daily construction reports, paving the way for future developments in the field.","container-title":"Automation in Construction","DOI":"10.1016/j.autcon.2024.105483","ISSN":"0926-5805","journalAbbreviation":"Automation in Construction","page":"105483","source":"ScienceDirect","title":"VisualSiteDiary: A detector-free Vision-Language Transformer model for captioning photologs for daily construction reporting and image retrievals","title-short":"VisualSiteDiary","volume":"165","author":[{"family":"Jung","given":"Yoonhwa"},{"family":"Cho","given":"Ikhyun"},{"family":"Hsu","given":"Shun-Hsiang"},{"family":"Golparvar-Fard","given":"Mani"}],"issued":{"date-parts":[["2024",9,1]]}}}],"schema":"https://github.com/citation-style-language/schema/raw/master/csl-citation.json"} </w:instrText>
      </w:r>
      <w:r w:rsidR="002C38B4" w:rsidRPr="00A1333B">
        <w:rPr>
          <w:rFonts w:ascii="Cambria" w:hAnsi="Cambria"/>
          <w:b/>
          <w:bCs/>
          <w:color w:val="000000" w:themeColor="text1"/>
          <w:sz w:val="20"/>
          <w:szCs w:val="20"/>
        </w:rPr>
        <w:fldChar w:fldCharType="separate"/>
      </w:r>
      <w:r w:rsidR="002C38B4" w:rsidRPr="00A1333B">
        <w:rPr>
          <w:rFonts w:ascii="Cambria" w:hAnsi="Cambria"/>
          <w:b/>
          <w:bCs/>
          <w:sz w:val="20"/>
          <w:szCs w:val="20"/>
        </w:rPr>
        <w:t>(Jung et al. 2024)</w:t>
      </w:r>
      <w:r w:rsidR="002C38B4" w:rsidRPr="00A1333B">
        <w:rPr>
          <w:rFonts w:ascii="Cambria" w:hAnsi="Cambria"/>
          <w:b/>
          <w:bCs/>
          <w:color w:val="000000" w:themeColor="text1"/>
          <w:sz w:val="20"/>
          <w:szCs w:val="20"/>
        </w:rPr>
        <w:fldChar w:fldCharType="end"/>
      </w:r>
      <w:r w:rsidRPr="00A1333B">
        <w:rPr>
          <w:rFonts w:ascii="Cambria" w:hAnsi="Cambria"/>
          <w:color w:val="000000" w:themeColor="text1"/>
          <w:sz w:val="20"/>
          <w:szCs w:val="20"/>
        </w:rPr>
        <w:t>, while simultaneously supporting interactive question-and-answer sessions, fostering a more informed understanding of construction site safety</w:t>
      </w:r>
      <w:r w:rsidR="002C38B4" w:rsidRPr="00A1333B">
        <w:rPr>
          <w:rFonts w:ascii="Cambria" w:hAnsi="Cambria"/>
          <w:color w:val="000000" w:themeColor="text1"/>
          <w:sz w:val="20"/>
          <w:szCs w:val="20"/>
        </w:rPr>
        <w:t xml:space="preserve"> </w:t>
      </w:r>
      <w:r w:rsidR="002C38B4" w:rsidRPr="00A1333B">
        <w:rPr>
          <w:rFonts w:ascii="Cambria" w:hAnsi="Cambria"/>
          <w:b/>
          <w:bCs/>
          <w:color w:val="000000" w:themeColor="text1"/>
          <w:sz w:val="20"/>
          <w:szCs w:val="20"/>
        </w:rPr>
        <w:fldChar w:fldCharType="begin"/>
      </w:r>
      <w:r w:rsidR="002C38B4" w:rsidRPr="00A1333B">
        <w:rPr>
          <w:rFonts w:ascii="Cambria" w:hAnsi="Cambria"/>
          <w:b/>
          <w:bCs/>
          <w:color w:val="000000" w:themeColor="text1"/>
          <w:sz w:val="20"/>
          <w:szCs w:val="20"/>
        </w:rPr>
        <w:instrText xml:space="preserve"> ADDIN ZOTERO_ITEM CSL_CITATION {"citationID":"SGwmzDCU","properties":{"unsorted":false,"formattedCitation":"(Hussain et al. 2026)","plainCitation":"(Hussain et al. 2026)","noteIndex":0},"citationItems":[{"id":90,"uris":["http://zotero.org/users/19548579/items/L8SXBKU9"],"itemData":{"id":90,"type":"article-journal","abstract":"Construction site inspection demands a contextual understanding of dynamic job-site conditions, traditionally relying on inspectors’ expertise combined with adherence to predefined safety regulations and industry standards to identify hazards. While vision-language models can detect and describe hazards, they struggle to correlate observations with regulations due to limitations in geometric reasoning. Recent studies show progress in compliance checking, but these models are still challenged by dynamic scenarios. This paper introduces a hybrid framework that combines geometric reasoning with LLM-powered interpretation to improve regulationaware hazard detection. The system achieved high detection accuracy: 97 % for ladder use, 94.6 % for mobile scaffolding, and 99 % for fire-related work. Captioning performance evaluated through BLEU, ROUGE, METEOR, and BERT Score showed strong semantic alignment. User feedback confirmed its efficiency and ease of use, even under dynamic conditions. By integrating visual data with regulatory reasoning, the proposed system offers a practical, domain-adapted solution for enhancing construction safety inspections.","container-title":"Automation in Construction","DOI":"10.1016/j.autcon.2025.106728","ISSN":"09265805","journalAbbreviation":"Automation in Construction","language":"en","page":"106728","source":"DOI.org (Crossref)","title":"Vision-language model-based intelligent assistant for onsite construction safety inspection","volume":"182","author":[{"family":"Hussain","given":"Rahat"},{"family":"Lee","given":"Doyeop"},{"family":"Abbas","given":"Muhammad Sibtain"},{"family":"Zaidi","given":"Syed Farhan Alam"},{"family":"Pedro","given":"Akeem"},{"family":"Park","given":"Chansik"}],"issued":{"date-parts":[["2026",2]]}}}],"schema":"https://github.com/citation-style-language/schema/raw/master/csl-citation.json"} </w:instrText>
      </w:r>
      <w:r w:rsidR="002C38B4" w:rsidRPr="00A1333B">
        <w:rPr>
          <w:rFonts w:ascii="Cambria" w:hAnsi="Cambria"/>
          <w:b/>
          <w:bCs/>
          <w:color w:val="000000" w:themeColor="text1"/>
          <w:sz w:val="20"/>
          <w:szCs w:val="20"/>
        </w:rPr>
        <w:fldChar w:fldCharType="separate"/>
      </w:r>
      <w:r w:rsidR="002C38B4" w:rsidRPr="00A1333B">
        <w:rPr>
          <w:rFonts w:ascii="Cambria" w:hAnsi="Cambria"/>
          <w:b/>
          <w:bCs/>
          <w:sz w:val="20"/>
          <w:szCs w:val="20"/>
        </w:rPr>
        <w:t>(Hussain et al. 2026)</w:t>
      </w:r>
      <w:r w:rsidR="002C38B4" w:rsidRPr="00A1333B">
        <w:rPr>
          <w:rFonts w:ascii="Cambria" w:hAnsi="Cambria"/>
          <w:b/>
          <w:bCs/>
          <w:color w:val="000000" w:themeColor="text1"/>
          <w:sz w:val="20"/>
          <w:szCs w:val="20"/>
        </w:rPr>
        <w:fldChar w:fldCharType="end"/>
      </w:r>
      <w:r w:rsidRPr="00A1333B">
        <w:rPr>
          <w:rFonts w:ascii="Cambria" w:hAnsi="Cambria"/>
          <w:color w:val="000000" w:themeColor="text1"/>
          <w:sz w:val="20"/>
          <w:szCs w:val="20"/>
        </w:rPr>
        <w:t>.</w:t>
      </w:r>
    </w:p>
    <w:p w14:paraId="214BD71E" w14:textId="364B9472" w:rsidR="008F29E5" w:rsidRPr="00A1333B" w:rsidRDefault="00BC3733" w:rsidP="00F60221">
      <w:pPr>
        <w:jc w:val="both"/>
        <w:rPr>
          <w:rFonts w:ascii="Cambria" w:hAnsi="Cambria"/>
          <w:color w:val="000000" w:themeColor="text1"/>
          <w:sz w:val="20"/>
          <w:szCs w:val="20"/>
        </w:rPr>
      </w:pPr>
      <w:r w:rsidRPr="00A1333B">
        <w:rPr>
          <w:rFonts w:ascii="Cambria" w:hAnsi="Cambria"/>
          <w:color w:val="000000" w:themeColor="text1"/>
          <w:sz w:val="20"/>
          <w:szCs w:val="20"/>
        </w:rPr>
        <w:t>Despite the rapid emergence of VLMs as a paradigm-shifting technology, existing systematic reviews have remained siloed in their respective unimodal domains. The majority of existing reviews on AI applications in the construction industry tend to focus on specific domains within AI, such as computer vision or NLP, thereby addressing only fragments of the potential AI applications</w:t>
      </w:r>
      <w:r w:rsidR="004A62F6" w:rsidRPr="00A1333B">
        <w:rPr>
          <w:rFonts w:ascii="Cambria" w:hAnsi="Cambria"/>
          <w:color w:val="000000" w:themeColor="text1"/>
          <w:sz w:val="20"/>
          <w:szCs w:val="20"/>
        </w:rPr>
        <w:t xml:space="preserve"> </w:t>
      </w:r>
      <w:r w:rsidR="004A62F6" w:rsidRPr="00A1333B">
        <w:rPr>
          <w:rFonts w:ascii="Cambria" w:hAnsi="Cambria"/>
          <w:b/>
          <w:bCs/>
          <w:color w:val="000000" w:themeColor="text1"/>
          <w:sz w:val="20"/>
          <w:szCs w:val="20"/>
        </w:rPr>
        <w:fldChar w:fldCharType="begin"/>
      </w:r>
      <w:r w:rsidR="004A62F6" w:rsidRPr="00A1333B">
        <w:rPr>
          <w:rFonts w:ascii="Cambria" w:hAnsi="Cambria"/>
          <w:b/>
          <w:bCs/>
          <w:color w:val="000000" w:themeColor="text1"/>
          <w:sz w:val="20"/>
          <w:szCs w:val="20"/>
        </w:rPr>
        <w:instrText xml:space="preserve"> ADDIN ZOTERO_ITEM CSL_CITATION {"citationID":"5Z655CbK","properties":{"unsorted":false,"formattedCitation":"(Rabbi and Jeelani 2024)","plainCitation":"(Rabbi and Jeelani 2024)","noteIndex":0},"citationItems":[{"id":376,"uris":["http://zotero.org/users/19548579/items/AVQG9WIE"],"itemData":{"id":376,"type":"article-journal","abstract":"High occupational injury and fatality rate in the construction industry is a serious global concern. Recognizing AI as a solution to enhance safety performance, this study reviews 153 papers to assess and categorize current AI applications in construction, focusing on text, visual, and audio data, while also identifying challenges and future research opportunities. Real-time monitoring, hazard detection, and information extraction are identified as key areas where AI is applied, with a notable reliance on deep neural networks, object recognition, and Natural Language Processing. The review highlights major challenges, including the need for high-quality data management, semantic feature representation, and occluded object detection. Additionally, it underscores the untapped potential of audio-based AI and the advancements possible with Large Language Models for text interpretation. The findings emphasize the need for integrated, multi-faceted AI systems and advocate for responsible AI deployment to mitigate safety risks on construction sites.","container-title":"Automation in Construction","DOI":"10.1016/j.autcon.2024.105443","ISSN":"0926-5805","journalAbbreviation":"Automation in Construction","page":"105443","source":"ScienceDirect","title":"AI integration in construction safety: Current state, challenges, and future opportunities in text, vision, and audio based applications","title-short":"AI integration in construction safety","volume":"164","author":[{"family":"Rabbi","given":"Ahmed Bin Kabir"},{"family":"Jeelani","given":"Idris"}],"issued":{"date-parts":[["2024",8,1]]}}}],"schema":"https://github.com/citation-style-language/schema/raw/master/csl-citation.json"} </w:instrText>
      </w:r>
      <w:r w:rsidR="004A62F6" w:rsidRPr="00A1333B">
        <w:rPr>
          <w:rFonts w:ascii="Cambria" w:hAnsi="Cambria"/>
          <w:b/>
          <w:bCs/>
          <w:color w:val="000000" w:themeColor="text1"/>
          <w:sz w:val="20"/>
          <w:szCs w:val="20"/>
        </w:rPr>
        <w:fldChar w:fldCharType="separate"/>
      </w:r>
      <w:r w:rsidR="004A62F6" w:rsidRPr="00A1333B">
        <w:rPr>
          <w:rFonts w:ascii="Cambria" w:hAnsi="Cambria"/>
          <w:b/>
          <w:bCs/>
          <w:sz w:val="20"/>
          <w:szCs w:val="20"/>
        </w:rPr>
        <w:t>(Rabbi and Jeelani 2024)</w:t>
      </w:r>
      <w:r w:rsidR="004A62F6" w:rsidRPr="00A1333B">
        <w:rPr>
          <w:rFonts w:ascii="Cambria" w:hAnsi="Cambria"/>
          <w:b/>
          <w:bCs/>
          <w:color w:val="000000" w:themeColor="text1"/>
          <w:sz w:val="20"/>
          <w:szCs w:val="20"/>
        </w:rPr>
        <w:fldChar w:fldCharType="end"/>
      </w:r>
      <w:r w:rsidRPr="00A1333B">
        <w:rPr>
          <w:rFonts w:ascii="Cambria" w:hAnsi="Cambria"/>
          <w:color w:val="000000" w:themeColor="text1"/>
          <w:sz w:val="20"/>
          <w:szCs w:val="20"/>
        </w:rPr>
        <w:t xml:space="preserve">. For instance, previous reviews have extensively mapped pure computer vision research in construction </w:t>
      </w:r>
      <w:r w:rsidR="00F77A06" w:rsidRPr="00A1333B">
        <w:rPr>
          <w:rFonts w:ascii="Cambria" w:hAnsi="Cambria"/>
          <w:b/>
          <w:bCs/>
          <w:color w:val="000000" w:themeColor="text1"/>
          <w:sz w:val="20"/>
          <w:szCs w:val="20"/>
        </w:rPr>
        <w:fldChar w:fldCharType="begin"/>
      </w:r>
      <w:r w:rsidR="00F77A06" w:rsidRPr="00A1333B">
        <w:rPr>
          <w:rFonts w:ascii="Cambria" w:hAnsi="Cambria"/>
          <w:b/>
          <w:bCs/>
          <w:color w:val="000000" w:themeColor="text1"/>
          <w:sz w:val="20"/>
          <w:szCs w:val="20"/>
        </w:rPr>
        <w:instrText xml:space="preserve"> ADDIN ZOTERO_ITEM CSL_CITATION {"citationID":"JwZHA8AF","properties":{"unsorted":false,"formattedCitation":"(Jiang and Messner 2023; Paneru and Jeelani 2021; Zhong et al. 2019)","plainCitation":"(Jiang and Messner 2023; Paneru and Jeelani 2021; Zhong et al. 2019)","noteIndex":0},"citationItems":[{"id":383,"uris":["http://zotero.org/users/19548579/items/V8384B82"],"itemData":{"id":383,"type":"article-journal","abstract":"Recent advances in digital photography and unmanned aerial vehicle (UAV) platforms make visual data from construction project sites more accessible to project teams. To semi-automatically or automatically obtain the essential information, evaluate the ongoing activities or operations, and address project-level challenges, researchers have focused on applying various computer vision (CV)-based methods to process and interpret the acquired visual data. This research developed a framework to summarize the vision-based methods that have been applied to construction/asset management operations through a systematic literature review. The reviewed literature was composed of 103 journal papers from 2011 to 2020. All the reviewed journal papers were from the Ei Compendex database with specific search criteria. The developed framework consisted of two parts: use cases and CV domains. Use cases contained five aspects: safety monitoring, productivity improvement, progress monitoring, infrastructure inspection, and robotic application. CV domains contained six aspects: image processing, object classification, object detection, object tracking, pose estimation, and 3D reconstruction. All eleven aspects were integrated from the reviewed papers. For each reviewed paper, the general workflow of applied vision-based approaches was described and categorized into each use case. A trending timeline was developed to analyze the popularity of the identified use cases and CV domains within the reviewed time period. Both the quantity and variety of construction use cases and CV domains have increased. Challenges and limitations of applying CV-based methods in the construction industry were also identified. This paper provides readers with a summary of how CV-based methods have been used in the construction industry and serve as a reference for future research and development.","container-title":"Journal of Information Technology in Construction (ITcon)","DOI":"10.36680/j.itcon.2023.009","issue":"9","language":"en","page":"176-199","source":"www.itcon.org","title":"Computer Vision Applications In Construction And Asset Management Phases: A Literature Review","title-short":"Computer Vision Applications In Construction And Asset Management Phases","volume":"28","author":[{"family":"Jiang","given":"Zhouqian"},{"family":"Messner","given":"John I."}],"issued":{"date-parts":[["2023",4,3]]}}},{"id":379,"uris":["http://zotero.org/users/19548579/items/TS2E34T2"],"itemData":{"id":379,"type":"article-journal","abstract":"Thousands of images and videos are collected from construction projects during construction. These contain valuable data that, if harnessed efficiently, can help automate or at least reduce human effort in diverse construction management activities such as progress monitoring, safety management, quality control and productivity tracking. Extracting meaningful information from images requires the development of technology and algorithms that enable computers to understand digital images or videos, replicating the functionality of human visual systems. This is the goal of computer vision. This review aims at providing an updated and categorized overview of computer vision applications in construction by examining the recent developments in the field and identifying the opportunities and challenges that future research needs to address to fully leverage the potential benefits of Computer Vision. We restrict the focus to four areas that can benefit the most from computer vision - Safety Management, Progress Monitoring, Productivity Tracking and Quality Control.","container-title":"Automation in Construction","DOI":"10.1016/j.autcon.2021.103940","ISSN":"0926-5805","journalAbbreviation":"Automation in Construction","page":"103940","source":"ScienceDirect","title":"Computer vision applications in construction: Current state, opportunities &amp; challenges","title-short":"Computer vision applications in construction","volume":"132","author":[{"family":"Paneru","given":"Suman"},{"family":"Jeelani","given":"Idris"}],"issued":{"date-parts":[["2021",12,1]]}}},{"id":362,"uris":["http://zotero.org/users/19548579/items/ZV4VA7U6"],"itemData":{"id":362,"type":"article-journal","abstract":"Computer vision is transforming processes associated with the engineering and management of construction projects. It can enable the acquisition, processing, analysis of digital images, and the extraction of high-dimensional data from the real world to produce information to improve managerial decision-making. To acquire an understanding of the developments and applications of computer vision research within the field of construction, we performed a detailed bibliometric and scientometric analysis of the normative literature from 2000 to 2018. We identified the primary areas where computer vision has been applied, including defect inspection, safety monitoring, and performance analysis. By performing a mapping exercise, a detailed analysis of the computer vision literature enables the identification of gaps in knowledge, which provides a platform to support future research in this fertile area for construction.","container-title":"Automation in Construction","DOI":"10.1016/j.autcon.2019.102919","ISSN":"0926-5805","journalAbbreviation":"Automation in Construction","page":"102919","source":"ScienceDirect","title":"Mapping computer vision research in construction: Developments, knowledge gaps and implications for research","title-short":"Mapping computer vision research in construction","volume":"107","author":[{"family":"Zhong","given":"Botao"},{"family":"Wu","given":"Haitao"},{"family":"Ding","given":"Lieyun"},{"family":"Love","given":"Peter E. D."},{"family":"Li","given":"Heng"},{"family":"Luo","given":"Hanbin"},{"family":"Jiao","given":"Li"}],"issued":{"date-parts":[["2019",11,1]]}}}],"schema":"https://github.com/citation-style-language/schema/raw/master/csl-citation.json"} </w:instrText>
      </w:r>
      <w:r w:rsidR="00F77A06" w:rsidRPr="00A1333B">
        <w:rPr>
          <w:rFonts w:ascii="Cambria" w:hAnsi="Cambria"/>
          <w:b/>
          <w:bCs/>
          <w:color w:val="000000" w:themeColor="text1"/>
          <w:sz w:val="20"/>
          <w:szCs w:val="20"/>
        </w:rPr>
        <w:fldChar w:fldCharType="separate"/>
      </w:r>
      <w:r w:rsidR="00F77A06" w:rsidRPr="00A1333B">
        <w:rPr>
          <w:rFonts w:ascii="Cambria" w:hAnsi="Cambria"/>
          <w:b/>
          <w:bCs/>
          <w:sz w:val="20"/>
          <w:szCs w:val="20"/>
        </w:rPr>
        <w:t>(Jiang and Messner 2023; Paneru and Jeelani 2021; Zhong et al. 2019)</w:t>
      </w:r>
      <w:r w:rsidR="00F77A06" w:rsidRPr="00A1333B">
        <w:rPr>
          <w:rFonts w:ascii="Cambria" w:hAnsi="Cambria"/>
          <w:b/>
          <w:bCs/>
          <w:color w:val="000000" w:themeColor="text1"/>
          <w:sz w:val="20"/>
          <w:szCs w:val="20"/>
        </w:rPr>
        <w:fldChar w:fldCharType="end"/>
      </w:r>
      <w:r w:rsidRPr="00A1333B">
        <w:rPr>
          <w:rFonts w:ascii="Cambria" w:hAnsi="Cambria"/>
          <w:color w:val="000000" w:themeColor="text1"/>
          <w:sz w:val="20"/>
          <w:szCs w:val="20"/>
        </w:rPr>
        <w:t xml:space="preserve"> or provided overviews of sensor-based safety management</w:t>
      </w:r>
      <w:r w:rsidR="00EA3E43" w:rsidRPr="00A1333B">
        <w:rPr>
          <w:rFonts w:ascii="Cambria" w:hAnsi="Cambria"/>
          <w:color w:val="000000" w:themeColor="text1"/>
          <w:sz w:val="20"/>
          <w:szCs w:val="20"/>
        </w:rPr>
        <w:t xml:space="preserve"> </w:t>
      </w:r>
      <w:r w:rsidR="00EA3E43" w:rsidRPr="00A1333B">
        <w:rPr>
          <w:rFonts w:ascii="Cambria" w:hAnsi="Cambria"/>
          <w:b/>
          <w:bCs/>
          <w:color w:val="000000" w:themeColor="text1"/>
          <w:sz w:val="20"/>
          <w:szCs w:val="20"/>
        </w:rPr>
        <w:fldChar w:fldCharType="begin"/>
      </w:r>
      <w:r w:rsidR="00EA3E43" w:rsidRPr="00A1333B">
        <w:rPr>
          <w:rFonts w:ascii="Cambria" w:hAnsi="Cambria"/>
          <w:b/>
          <w:bCs/>
          <w:color w:val="000000" w:themeColor="text1"/>
          <w:sz w:val="20"/>
          <w:szCs w:val="20"/>
        </w:rPr>
        <w:instrText xml:space="preserve"> ADDIN ZOTERO_ITEM CSL_CITATION {"citationID":"CacpjOBa","properties":{"unsorted":false,"formattedCitation":"(Asadzadeh et al. 2020)","plainCitation":"(Asadzadeh et al. 2020)","noteIndex":0},"citationItems":[{"id":15,"uris":["http://zotero.org/users/19548579/items/RTGJQCH5"],"itemData":{"id":15,"type":"article-journal","abstract":"The construction industry has one of the most hazardous working environments worldwide, which accounts for about 1 in every 5 occupational fatalities. The high rates of workplace injuries, illnesses and fatalities cause irreversible harm to workers and are often the source of delays and additional project costs. Improvements in sensor technologies, wireless communication, the processing power of computers, and advancements in machine learning and computer vision are now enabling the development of sensor-based safety management systems. The rapid growth of Building Information Modelling (BIM) has also created opportunities for improving safety management. While considerable progress has been made to improve construction safety, few studies have focused on the integration of sensor-based systems and BIM. This research, which is motivated by the development of such integrated methods, carries out a systematic review of the relevant literature, summarising recent developments of sensor-based safety management systems and advancements in safety management through BIM. The research gaps are identified and an outline for potential future research is provided. The results of the review reveal the potential of combining sensor-driven systems with BIM for improving safety management in construction.","container-title":"Automation in Construction","DOI":"10.1016/j.autcon.2020.103128","ISSN":"09265805","journalAbbreviation":"Automation in Construction","language":"en","page":"103128","source":"DOI.org (Crossref)","title":"Sensor-based safety management","volume":"113","author":[{"family":"Asadzadeh","given":"Amin"},{"family":"Arashpour","given":"Mehrdad"},{"family":"Li","given":"Heng"},{"family":"Ngo","given":"Tuan"},{"family":"Bab-Hadiashar","given":"Alireza"},{"family":"Rashidi","given":"Ali"}],"issued":{"date-parts":[["2020",5]]}}}],"schema":"https://github.com/citation-style-language/schema/raw/master/csl-citation.json"} </w:instrText>
      </w:r>
      <w:r w:rsidR="00EA3E43" w:rsidRPr="00A1333B">
        <w:rPr>
          <w:rFonts w:ascii="Cambria" w:hAnsi="Cambria"/>
          <w:b/>
          <w:bCs/>
          <w:color w:val="000000" w:themeColor="text1"/>
          <w:sz w:val="20"/>
          <w:szCs w:val="20"/>
        </w:rPr>
        <w:fldChar w:fldCharType="separate"/>
      </w:r>
      <w:r w:rsidR="00EA3E43" w:rsidRPr="00A1333B">
        <w:rPr>
          <w:rFonts w:ascii="Cambria" w:hAnsi="Cambria"/>
          <w:b/>
          <w:bCs/>
          <w:sz w:val="20"/>
          <w:szCs w:val="20"/>
        </w:rPr>
        <w:t>(Asadzadeh et al. 2020)</w:t>
      </w:r>
      <w:r w:rsidR="00EA3E43" w:rsidRPr="00A1333B">
        <w:rPr>
          <w:rFonts w:ascii="Cambria" w:hAnsi="Cambria"/>
          <w:b/>
          <w:bCs/>
          <w:color w:val="000000" w:themeColor="text1"/>
          <w:sz w:val="20"/>
          <w:szCs w:val="20"/>
        </w:rPr>
        <w:fldChar w:fldCharType="end"/>
      </w:r>
      <w:r w:rsidRPr="00A1333B">
        <w:rPr>
          <w:rFonts w:ascii="Cambria" w:hAnsi="Cambria"/>
          <w:color w:val="000000" w:themeColor="text1"/>
          <w:sz w:val="20"/>
          <w:szCs w:val="20"/>
        </w:rPr>
        <w:t>. While these studies provide valuable baselines, existing reviews do not cover the latest technological advances and lack systematic elaboration for construction scene understanding</w:t>
      </w:r>
      <w:r w:rsidR="009E7834" w:rsidRPr="00A1333B">
        <w:rPr>
          <w:rFonts w:ascii="Cambria" w:hAnsi="Cambria"/>
          <w:color w:val="000000" w:themeColor="text1"/>
          <w:sz w:val="20"/>
          <w:szCs w:val="20"/>
        </w:rPr>
        <w:t xml:space="preserve"> </w:t>
      </w:r>
      <w:r w:rsidR="009E7834" w:rsidRPr="00A1333B">
        <w:rPr>
          <w:rFonts w:ascii="Cambria" w:hAnsi="Cambria"/>
          <w:b/>
          <w:bCs/>
          <w:color w:val="000000" w:themeColor="text1"/>
          <w:sz w:val="20"/>
          <w:szCs w:val="20"/>
        </w:rPr>
        <w:fldChar w:fldCharType="begin"/>
      </w:r>
      <w:r w:rsidR="009E7834" w:rsidRPr="00A1333B">
        <w:rPr>
          <w:rFonts w:ascii="Cambria" w:hAnsi="Cambria"/>
          <w:b/>
          <w:bCs/>
          <w:color w:val="000000" w:themeColor="text1"/>
          <w:sz w:val="20"/>
          <w:szCs w:val="20"/>
        </w:rPr>
        <w:instrText xml:space="preserve"> ADDIN ZOTERO_ITEM CSL_CITATION {"citationID":"DKVKGODX","properties":{"unsorted":false,"formattedCitation":"(Zhang et al. 2025)","plainCitation":"(Zhang et al. 2025)","noteIndex":0},"citationItems":[{"id":103,"uris":["http://zotero.org/users/19548579/items/SWX34PGT"],"itemData":{"id":103,"type":"article-journal","abstract":"Direct visual understanding of construction entities, such as tools and materials (T&amp;M), underpin construction management and resource scheduling. Traditional supervised learning methods suffer from high annotation cost, severe computational demands, and limited datasets. In contrast, training-free approaches offer an effective alternative well-suited for construction scenarios constrained by data scarcity and limited resources. Besides, vision-language models (VLMs) can directly learn image semantics through natural language supervision and also demonstrate strong zero-shot detection capabilities without requiring retraining. Existing methods often exhibit limited image–text semantic alignment in construction scenarios, which restricts their effectiveness in construction tasks. Therefore, there is an urgent need for approaches that can enhance cross-modal understanding in such domain-specific contexts. To address this challenge, this paper proposes a training-free, knowledge-enhanced VLM to recognize T&amp;M in construction tasks. The proposed approach leverages image matching and image–text knowledge alignment strategies, thereby utilizing the training-free nature of existing VLMs while benefiting from enhanced performance brought by knowledge integration. This method offers a novel solution for construction management and robotic collaboration tasks that are traditionally constrained by data and computational resource dependencies.","container-title":"Computer-Aided Civil and Infrastructure Engineering","DOI":"10.1111/mice.70129","ISSN":"10939687","issue":"30","journalAbbreviation":"Computer-Aided Civil and Infrastructure Engineering","language":"en","page":"6004-6023","source":"DOI.org (Crossref)","title":"Training‐free few‐shot construction tool and material detection using pre‐trained vision‐language model","volume":"40","author":[{"family":"Zhang","given":"Zhaoxin"},{"family":"Yu","given":"Yantao"},{"family":"Pan","given":"Zaolin"},{"family":"Antwi‐Afari","given":"Maxwell Fordjour"}],"issued":{"date-parts":[["2025",12]]}}}],"schema":"https://github.com/citation-style-language/schema/raw/master/csl-citation.json"} </w:instrText>
      </w:r>
      <w:r w:rsidR="009E7834" w:rsidRPr="00A1333B">
        <w:rPr>
          <w:rFonts w:ascii="Cambria" w:hAnsi="Cambria"/>
          <w:b/>
          <w:bCs/>
          <w:color w:val="000000" w:themeColor="text1"/>
          <w:sz w:val="20"/>
          <w:szCs w:val="20"/>
        </w:rPr>
        <w:fldChar w:fldCharType="separate"/>
      </w:r>
      <w:r w:rsidR="009E7834" w:rsidRPr="00A1333B">
        <w:rPr>
          <w:rFonts w:ascii="Cambria" w:hAnsi="Cambria"/>
          <w:b/>
          <w:bCs/>
          <w:sz w:val="20"/>
          <w:szCs w:val="20"/>
        </w:rPr>
        <w:t>(Zhang et al. 2025)</w:t>
      </w:r>
      <w:r w:rsidR="009E7834" w:rsidRPr="00A1333B">
        <w:rPr>
          <w:rFonts w:ascii="Cambria" w:hAnsi="Cambria"/>
          <w:b/>
          <w:bCs/>
          <w:color w:val="000000" w:themeColor="text1"/>
          <w:sz w:val="20"/>
          <w:szCs w:val="20"/>
        </w:rPr>
        <w:fldChar w:fldCharType="end"/>
      </w:r>
      <w:r w:rsidRPr="00A1333B">
        <w:rPr>
          <w:rFonts w:ascii="Cambria" w:hAnsi="Cambria"/>
          <w:color w:val="000000" w:themeColor="text1"/>
          <w:sz w:val="20"/>
          <w:szCs w:val="20"/>
        </w:rPr>
        <w:t>. Specifically, although Vision-Language Models (VLMs) excel in general multimodal tasks, their ability to understand human behavior in safety-critical construction environments remains largely unexplored</w:t>
      </w:r>
      <w:r w:rsidR="00AC12DB" w:rsidRPr="00A1333B">
        <w:rPr>
          <w:rFonts w:ascii="Cambria" w:hAnsi="Cambria"/>
          <w:color w:val="000000" w:themeColor="text1"/>
          <w:sz w:val="20"/>
          <w:szCs w:val="20"/>
        </w:rPr>
        <w:t xml:space="preserve"> </w:t>
      </w:r>
      <w:r w:rsidR="00AC12DB" w:rsidRPr="00A1333B">
        <w:rPr>
          <w:rFonts w:ascii="Cambria" w:hAnsi="Cambria"/>
          <w:b/>
          <w:bCs/>
          <w:color w:val="000000" w:themeColor="text1"/>
          <w:sz w:val="20"/>
          <w:szCs w:val="20"/>
        </w:rPr>
        <w:fldChar w:fldCharType="begin"/>
      </w:r>
      <w:r w:rsidR="00AC12DB" w:rsidRPr="00A1333B">
        <w:rPr>
          <w:rFonts w:ascii="Cambria" w:hAnsi="Cambria"/>
          <w:b/>
          <w:bCs/>
          <w:color w:val="000000" w:themeColor="text1"/>
          <w:sz w:val="20"/>
          <w:szCs w:val="20"/>
        </w:rPr>
        <w:instrText xml:space="preserve"> ADDIN ZOTERO_ITEM CSL_CITATION {"citationID":"s29JTEK5","properties":{"unsorted":false,"formattedCitation":"(Bui et al. 2026)","plainCitation":"(Bui et al. 2026)","noteIndex":0},"citationItems":[{"id":355,"uris":["http://zotero.org/users/19548579/items/VVFXFFBY"],"itemData":{"id":355,"type":"article-journal","abstract":"As robotics become increasingly integrated into construction workflows, their ability to interpret and respond to human behavior will be essential for enabling safe and effective collaboration. Vision-Language Models (VLMs) have emerged as a promising tool for visual understanding tasks and offer the potential to recognize human behaviors without extensive domain-specific training. This capability makes them particularly appealing in the construction domain, where labeled data is scarce and monitoring worker actions and emotional states is critical for safety and productivity. In this study, we evaluate the performance of three leading VLMs-GPT-4o, Florence 2, and LLaVa-1.5-in detecting construction worker actions and emotions from static site images. Using a curated dataset of 1,000 images annotated across ten action and ten emotion categories, we assess each model’s outputs through standardized inference pipelines and multiple evaluation metrics. GPT-4o consistently achieved the highest scores across both tasks, with an average F1-score of 0.756 and accuracy of 0.799 in action recognition, and an F1-score of 0.712 and accuracy of 0.773 in emotion recognition. Florence 2 performed moderately, with F1-scores of 0.497 (action) and 0.414 (emotion), while LLaVa-1.5 showed the lowest overall performance (F1-scores of 0.466 for action and 0.461 for emotion). Confusion matrix analyses revealed that all models struggled to distinguish semantically close categories-such as “Collaborating in teams” versus “Communicating with supervisors,” or “Focused” versus “Determined”-highlighting limitations in current VLMs when applied to visually nuanced, domain-specific tasks. While the results indicate that general-purpose VLMs can offer a baseline capability for human behavior recognition in construction environments, further improvements-such as domain adaptation, temporal modeling, or multimodal sensing-may be needed for real-world reliability. This study provides an initial benchmark and practical insights for deploying human-aware AI systems in complex, safety-critical settings.","container-title":"IEEE Access","DOI":"10.1109/ACCESS.2026.3661520","ISSN":"2169-3536","page":"20371-20381","source":"IEEE Xplore","title":"Can Vision-Language Models Understand Construction Workers? An Exploratory Study","title-short":"Can Vision-Language Models Understand Construction Workers?","volume":"14","author":[{"family":"Bui","given":"Hieu T."},{"family":"Chodosh","given":"Nathaniel E."},{"family":"Tavakoli","given":"Arash"}],"issued":{"date-parts":[["2026"]]}}}],"schema":"https://github.com/citation-style-language/schema/raw/master/csl-citation.json"} </w:instrText>
      </w:r>
      <w:r w:rsidR="00AC12DB" w:rsidRPr="00A1333B">
        <w:rPr>
          <w:rFonts w:ascii="Cambria" w:hAnsi="Cambria"/>
          <w:b/>
          <w:bCs/>
          <w:color w:val="000000" w:themeColor="text1"/>
          <w:sz w:val="20"/>
          <w:szCs w:val="20"/>
        </w:rPr>
        <w:fldChar w:fldCharType="separate"/>
      </w:r>
      <w:r w:rsidR="00AC12DB" w:rsidRPr="00A1333B">
        <w:rPr>
          <w:rFonts w:ascii="Cambria" w:hAnsi="Cambria"/>
          <w:b/>
          <w:bCs/>
          <w:sz w:val="20"/>
          <w:szCs w:val="20"/>
        </w:rPr>
        <w:t>(Bui et al. 2026)</w:t>
      </w:r>
      <w:r w:rsidR="00AC12DB" w:rsidRPr="00A1333B">
        <w:rPr>
          <w:rFonts w:ascii="Cambria" w:hAnsi="Cambria"/>
          <w:b/>
          <w:bCs/>
          <w:color w:val="000000" w:themeColor="text1"/>
          <w:sz w:val="20"/>
          <w:szCs w:val="20"/>
        </w:rPr>
        <w:fldChar w:fldCharType="end"/>
      </w:r>
      <w:r w:rsidRPr="00A1333B">
        <w:rPr>
          <w:rFonts w:ascii="Cambria" w:hAnsi="Cambria"/>
          <w:color w:val="000000" w:themeColor="text1"/>
          <w:sz w:val="20"/>
          <w:szCs w:val="20"/>
        </w:rPr>
        <w:t>. Due to the development of scene understanding and large language models in recent years, it is necessary to conduct a new review on this topic to capture these paradigm-shifting advancements</w:t>
      </w:r>
      <w:r w:rsidR="00C633DD" w:rsidRPr="00A1333B">
        <w:rPr>
          <w:rFonts w:ascii="Cambria" w:hAnsi="Cambria"/>
          <w:color w:val="000000" w:themeColor="text1"/>
          <w:sz w:val="20"/>
          <w:szCs w:val="20"/>
        </w:rPr>
        <w:t xml:space="preserve"> </w:t>
      </w:r>
      <w:r w:rsidR="00C633DD" w:rsidRPr="00A1333B">
        <w:rPr>
          <w:rFonts w:ascii="Cambria" w:hAnsi="Cambria"/>
          <w:b/>
          <w:bCs/>
          <w:color w:val="000000" w:themeColor="text1"/>
          <w:sz w:val="20"/>
          <w:szCs w:val="20"/>
        </w:rPr>
        <w:fldChar w:fldCharType="begin"/>
      </w:r>
      <w:r w:rsidR="00C633DD" w:rsidRPr="00A1333B">
        <w:rPr>
          <w:rFonts w:ascii="Cambria" w:hAnsi="Cambria"/>
          <w:b/>
          <w:bCs/>
          <w:color w:val="000000" w:themeColor="text1"/>
          <w:sz w:val="20"/>
          <w:szCs w:val="20"/>
        </w:rPr>
        <w:instrText xml:space="preserve"> ADDIN ZOTERO_ITEM CSL_CITATION {"citationID":"LJEoCpHN","properties":{"unsorted":false,"formattedCitation":"(Zhang et al. 2025)","plainCitation":"(Zhang et al. 2025)","noteIndex":0},"citationItems":[{"id":103,"uris":["http://zotero.org/users/19548579/items/SWX34PGT"],"itemData":{"id":103,"type":"article-journal","abstract":"Direct visual understanding of construction entities, such as tools and materials (T&amp;M), underpin construction management and resource scheduling. Traditional supervised learning methods suffer from high annotation cost, severe computational demands, and limited datasets. In contrast, training-free approaches offer an effective alternative well-suited for construction scenarios constrained by data scarcity and limited resources. Besides, vision-language models (VLMs) can directly learn image semantics through natural language supervision and also demonstrate strong zero-shot detection capabilities without requiring retraining. Existing methods often exhibit limited image–text semantic alignment in construction scenarios, which restricts their effectiveness in construction tasks. Therefore, there is an urgent need for approaches that can enhance cross-modal understanding in such domain-specific contexts. To address this challenge, this paper proposes a training-free, knowledge-enhanced VLM to recognize T&amp;M in construction tasks. The proposed approach leverages image matching and image–text knowledge alignment strategies, thereby utilizing the training-free nature of existing VLMs while benefiting from enhanced performance brought by knowledge integration. This method offers a novel solution for construction management and robotic collaboration tasks that are traditionally constrained by data and computational resource dependencies.","container-title":"Computer-Aided Civil and Infrastructure Engineering","DOI":"10.1111/mice.70129","ISSN":"10939687","issue":"30","journalAbbreviation":"Computer-Aided Civil and Infrastructure Engineering","language":"en","page":"6004-6023","source":"DOI.org (Crossref)","title":"Training‐free few‐shot construction tool and material detection using pre‐trained vision‐language model","volume":"40","author":[{"family":"Zhang","given":"Zhaoxin"},{"family":"Yu","given":"Yantao"},{"family":"Pan","given":"Zaolin"},{"family":"Antwi‐Afari","given":"Maxwell Fordjour"}],"issued":{"date-parts":[["2025",12]]}}}],"schema":"https://github.com/citation-style-language/schema/raw/master/csl-citation.json"} </w:instrText>
      </w:r>
      <w:r w:rsidR="00C633DD" w:rsidRPr="00A1333B">
        <w:rPr>
          <w:rFonts w:ascii="Cambria" w:hAnsi="Cambria"/>
          <w:b/>
          <w:bCs/>
          <w:color w:val="000000" w:themeColor="text1"/>
          <w:sz w:val="20"/>
          <w:szCs w:val="20"/>
        </w:rPr>
        <w:fldChar w:fldCharType="separate"/>
      </w:r>
      <w:r w:rsidR="00C633DD" w:rsidRPr="00A1333B">
        <w:rPr>
          <w:rFonts w:ascii="Cambria" w:hAnsi="Cambria"/>
          <w:b/>
          <w:bCs/>
          <w:sz w:val="20"/>
          <w:szCs w:val="20"/>
        </w:rPr>
        <w:t>(Zhang et al. 2025)</w:t>
      </w:r>
      <w:r w:rsidR="00C633DD" w:rsidRPr="00A1333B">
        <w:rPr>
          <w:rFonts w:ascii="Cambria" w:hAnsi="Cambria"/>
          <w:b/>
          <w:bCs/>
          <w:color w:val="000000" w:themeColor="text1"/>
          <w:sz w:val="20"/>
          <w:szCs w:val="20"/>
        </w:rPr>
        <w:fldChar w:fldCharType="end"/>
      </w:r>
      <w:r w:rsidRPr="00A1333B">
        <w:rPr>
          <w:rFonts w:ascii="Cambria" w:hAnsi="Cambria"/>
          <w:color w:val="000000" w:themeColor="text1"/>
          <w:sz w:val="20"/>
          <w:szCs w:val="20"/>
        </w:rPr>
        <w:t>.</w:t>
      </w:r>
    </w:p>
    <w:p w14:paraId="35C75B17" w14:textId="74923F4F" w:rsidR="00F8004F" w:rsidRPr="00F8004F" w:rsidRDefault="00F8004F" w:rsidP="00F60221">
      <w:pPr>
        <w:jc w:val="both"/>
        <w:rPr>
          <w:rFonts w:ascii="Cambria" w:hAnsi="Cambria"/>
          <w:color w:val="000000" w:themeColor="text1"/>
          <w:sz w:val="20"/>
          <w:szCs w:val="20"/>
        </w:rPr>
      </w:pPr>
      <w:r w:rsidRPr="00F8004F">
        <w:rPr>
          <w:rFonts w:ascii="Cambria" w:hAnsi="Cambria"/>
          <w:color w:val="000000" w:themeColor="text1"/>
          <w:sz w:val="20"/>
          <w:szCs w:val="20"/>
        </w:rPr>
        <w:t>To address this critical gap, this paper presents a comprehensive scoping review of multimodal vision-language systems applied to construction safety and progress monitoring. Conducted in strict accordance with the PRISMA-ScR guidelines</w:t>
      </w:r>
      <w:r w:rsidR="00C633DD" w:rsidRPr="00A1333B">
        <w:rPr>
          <w:rFonts w:ascii="Cambria" w:hAnsi="Cambria"/>
          <w:color w:val="000000" w:themeColor="text1"/>
          <w:sz w:val="20"/>
          <w:szCs w:val="20"/>
        </w:rPr>
        <w:t xml:space="preserve"> </w:t>
      </w:r>
      <w:r w:rsidR="00C633DD" w:rsidRPr="00A1333B">
        <w:rPr>
          <w:rFonts w:ascii="Cambria" w:hAnsi="Cambria"/>
          <w:b/>
          <w:bCs/>
          <w:color w:val="000000" w:themeColor="text1"/>
          <w:sz w:val="20"/>
          <w:szCs w:val="20"/>
        </w:rPr>
        <w:fldChar w:fldCharType="begin"/>
      </w:r>
      <w:r w:rsidR="00C633DD" w:rsidRPr="00A1333B">
        <w:rPr>
          <w:rFonts w:ascii="Cambria" w:hAnsi="Cambria"/>
          <w:b/>
          <w:bCs/>
          <w:color w:val="000000" w:themeColor="text1"/>
          <w:sz w:val="20"/>
          <w:szCs w:val="20"/>
        </w:rPr>
        <w:instrText xml:space="preserve"> ADDIN ZOTERO_ITEM CSL_CITATION {"citationID":"nBePZuB3","properties":{"unsorted":false,"formattedCitation":"(Tricco et al. 2018)","plainCitation":"(Tricco et al. 2018)","noteIndex":0},"citationItems":[{"id":348,"uris":["http://zotero.org/users/19548579/items/8Z99ANSQ"],"itemData":{"id":348,"type":"article-journal","abstract":"Scoping reviews, a type of knowledge synthesis, follow a systematic approach to map evidence on a topic and identify main concepts, theories, sources, and knowledge gaps. Although more scoping reviews are being done, their methodological and reporting quality need improvement. This document presents the PRISMA-ScR (Preferred Reporting Items for Systematic reviews and Meta-Analyses extension for Scoping Reviews) checklist and explanation. The checklist was developed by a 24-member expert panel and 2 research leads following published guidance from the EQUATOR (Enhancing the QUAlity and Transparency Of health Research) Network. The final checklist contains 20 essential reporting items and 2 optional items. The authors provide a rationale and an example of good reporting for each item. The intent of the PRISMA-ScR is to help readers (including researchers, publishers, commissioners, policymakers, health care providers, guideline developers, and patients or consumers) develop a greater understanding of relevant terminology, core concepts, and key items to report for scoping reviews.","container-title":"Annals of Internal Medicine","DOI":"10.7326/M18-0850","ISSN":"1539-3704","issue":"7","journalAbbreviation":"Ann Intern Med","language":"eng","page":"467-473","PMID":"30178033","source":"PubMed","title":"PRISMA Extension for Scoping Reviews (PRISMA-ScR): Checklist and Explanation","title-short":"PRISMA Extension for Scoping Reviews (PRISMA-ScR)","volume":"169","author":[{"family":"Tricco","given":"Andrea C."},{"family":"Lillie","given":"Erin"},{"family":"Zarin","given":"Wasifa"},{"family":"O'Brien","given":"Kelly K."},{"family":"Colquhoun","given":"Heather"},{"family":"Levac","given":"Danielle"},{"family":"Moher","given":"David"},{"family":"Peters","given":"Micah D. J."},{"family":"Horsley","given":"Tanya"},{"family":"Weeks","given":"Laura"},{"family":"Hempel","given":"Susanne"},{"family":"Akl","given":"Elie A."},{"family":"Chang","given":"Christine"},{"family":"McGowan","given":"Jessie"},{"family":"Stewart","given":"Lesley"},{"family":"Hartling","given":"Lisa"},{"family":"Aldcroft","given":"Adrian"},{"family":"Wilson","given":"Michael G."},{"family":"Garritty","given":"Chantelle"},{"family":"Lewin","given":"Simon"},{"family":"Godfrey","given":"Christina M."},{"family":"Macdonald","given":"Marilyn T."},{"family":"Langlois","given":"Etienne V."},{"family":"Soares-Weiser","given":"Karla"},{"family":"Moriarty","given":"Jo"},{"family":"Clifford","given":"Tammy"},{"family":"Tunçalp","given":"Özge"},{"family":"Straus","given":"Sharon E."}],"issued":{"date-parts":[["2018",10,2]]}}}],"schema":"https://github.com/citation-style-language/schema/raw/master/csl-citation.json"} </w:instrText>
      </w:r>
      <w:r w:rsidR="00C633DD" w:rsidRPr="00A1333B">
        <w:rPr>
          <w:rFonts w:ascii="Cambria" w:hAnsi="Cambria"/>
          <w:b/>
          <w:bCs/>
          <w:color w:val="000000" w:themeColor="text1"/>
          <w:sz w:val="20"/>
          <w:szCs w:val="20"/>
        </w:rPr>
        <w:fldChar w:fldCharType="separate"/>
      </w:r>
      <w:r w:rsidR="00C633DD" w:rsidRPr="00A1333B">
        <w:rPr>
          <w:rFonts w:ascii="Cambria" w:hAnsi="Cambria"/>
          <w:b/>
          <w:bCs/>
          <w:sz w:val="20"/>
          <w:szCs w:val="20"/>
        </w:rPr>
        <w:t>(Tricco et al. 2018)</w:t>
      </w:r>
      <w:r w:rsidR="00C633DD" w:rsidRPr="00A1333B">
        <w:rPr>
          <w:rFonts w:ascii="Cambria" w:hAnsi="Cambria"/>
          <w:b/>
          <w:bCs/>
          <w:color w:val="000000" w:themeColor="text1"/>
          <w:sz w:val="20"/>
          <w:szCs w:val="20"/>
        </w:rPr>
        <w:fldChar w:fldCharType="end"/>
      </w:r>
      <w:r w:rsidRPr="00F8004F">
        <w:rPr>
          <w:rFonts w:ascii="Cambria" w:hAnsi="Cambria"/>
          <w:color w:val="000000" w:themeColor="text1"/>
          <w:sz w:val="20"/>
          <w:szCs w:val="20"/>
        </w:rPr>
        <w:t xml:space="preserve">, the specific objectives of this study are to: (1) map the current landscape of VLM applications in construction management; (2) develop a robust taxonomy bridging foundational VLM architectures with practical construction management applications; and (3) analyze existing </w:t>
      </w:r>
      <w:r w:rsidRPr="00F8004F">
        <w:rPr>
          <w:rFonts w:ascii="Cambria" w:hAnsi="Cambria"/>
          <w:color w:val="000000" w:themeColor="text1"/>
          <w:sz w:val="20"/>
          <w:szCs w:val="20"/>
        </w:rPr>
        <w:lastRenderedPageBreak/>
        <w:t>algorithmic limitations to outline a roadmap for future research in construction. To achieve these objectives, this review seeks to explicitly answer the following four primary research questions (RQs):</w:t>
      </w:r>
    </w:p>
    <w:p w14:paraId="0C376771" w14:textId="77777777" w:rsidR="00F8004F" w:rsidRPr="00A1333B" w:rsidRDefault="00F8004F" w:rsidP="00F60221">
      <w:pPr>
        <w:pStyle w:val="ListParagraph"/>
        <w:numPr>
          <w:ilvl w:val="0"/>
          <w:numId w:val="19"/>
        </w:numPr>
        <w:jc w:val="both"/>
        <w:rPr>
          <w:rFonts w:ascii="Cambria" w:hAnsi="Cambria"/>
          <w:color w:val="000000" w:themeColor="text1"/>
          <w:sz w:val="20"/>
          <w:szCs w:val="20"/>
        </w:rPr>
      </w:pPr>
      <w:r w:rsidRPr="00A1333B">
        <w:rPr>
          <w:rFonts w:ascii="Cambria" w:hAnsi="Cambria"/>
          <w:color w:val="000000" w:themeColor="text1"/>
          <w:sz w:val="20"/>
          <w:szCs w:val="20"/>
        </w:rPr>
        <w:t>RQ1: What are the prevalent Vision-Language Model (VLM) architectures currently utilized for spatiotemporal analysis in construction?</w:t>
      </w:r>
    </w:p>
    <w:p w14:paraId="22693366" w14:textId="77777777" w:rsidR="00F8004F" w:rsidRPr="00A1333B" w:rsidRDefault="00F8004F" w:rsidP="00F60221">
      <w:pPr>
        <w:pStyle w:val="ListParagraph"/>
        <w:numPr>
          <w:ilvl w:val="0"/>
          <w:numId w:val="19"/>
        </w:numPr>
        <w:jc w:val="both"/>
        <w:rPr>
          <w:rFonts w:ascii="Cambria" w:hAnsi="Cambria"/>
          <w:color w:val="000000" w:themeColor="text1"/>
          <w:sz w:val="20"/>
          <w:szCs w:val="20"/>
        </w:rPr>
      </w:pPr>
      <w:r w:rsidRPr="00A1333B">
        <w:rPr>
          <w:rFonts w:ascii="Cambria" w:hAnsi="Cambria"/>
          <w:color w:val="000000" w:themeColor="text1"/>
          <w:sz w:val="20"/>
          <w:szCs w:val="20"/>
        </w:rPr>
        <w:t>RQ2: How is multimodal data (visual and textual) fused and processed to evaluate safety hazards on active sites?</w:t>
      </w:r>
    </w:p>
    <w:p w14:paraId="3B3B8E64" w14:textId="77777777" w:rsidR="00F8004F" w:rsidRPr="00A1333B" w:rsidRDefault="00F8004F" w:rsidP="00F60221">
      <w:pPr>
        <w:pStyle w:val="ListParagraph"/>
        <w:numPr>
          <w:ilvl w:val="0"/>
          <w:numId w:val="19"/>
        </w:numPr>
        <w:jc w:val="both"/>
        <w:rPr>
          <w:rFonts w:ascii="Cambria" w:hAnsi="Cambria"/>
          <w:color w:val="000000" w:themeColor="text1"/>
          <w:sz w:val="20"/>
          <w:szCs w:val="20"/>
        </w:rPr>
      </w:pPr>
      <w:r w:rsidRPr="00A1333B">
        <w:rPr>
          <w:rFonts w:ascii="Cambria" w:hAnsi="Cambria"/>
          <w:color w:val="000000" w:themeColor="text1"/>
          <w:sz w:val="20"/>
          <w:szCs w:val="20"/>
        </w:rPr>
        <w:t>RQ3: What are the primary methodological bottlenecks in deploying these models for real-time progress tracking and safety?</w:t>
      </w:r>
    </w:p>
    <w:p w14:paraId="481E5179" w14:textId="47C066FB" w:rsidR="00F8004F" w:rsidRPr="00A1333B" w:rsidRDefault="00F8004F" w:rsidP="00F60221">
      <w:pPr>
        <w:pStyle w:val="ListParagraph"/>
        <w:numPr>
          <w:ilvl w:val="0"/>
          <w:numId w:val="19"/>
        </w:numPr>
        <w:jc w:val="both"/>
        <w:rPr>
          <w:rFonts w:ascii="Cambria" w:hAnsi="Cambria"/>
          <w:color w:val="000000" w:themeColor="text1"/>
          <w:sz w:val="20"/>
          <w:szCs w:val="20"/>
        </w:rPr>
      </w:pPr>
      <w:r w:rsidRPr="00A1333B">
        <w:rPr>
          <w:rFonts w:ascii="Cambria" w:hAnsi="Cambria"/>
          <w:color w:val="000000" w:themeColor="text1"/>
          <w:sz w:val="20"/>
          <w:szCs w:val="20"/>
        </w:rPr>
        <w:t>RQ4: How is the performance of Vision-Language Models currently evaluated and benchmarked for spatiotemporal tasks in construction?</w:t>
      </w:r>
    </w:p>
    <w:p w14:paraId="3E77E111" w14:textId="7C68DD19" w:rsidR="007067D0" w:rsidRPr="00A1333B" w:rsidRDefault="007067D0" w:rsidP="007067D0">
      <w:pPr>
        <w:pStyle w:val="paragraph"/>
        <w:numPr>
          <w:ilvl w:val="0"/>
          <w:numId w:val="11"/>
        </w:numPr>
        <w:shd w:val="clear" w:color="auto" w:fill="FFFFFF"/>
        <w:rPr>
          <w:rFonts w:ascii="Cambria" w:hAnsi="Cambria"/>
          <w:b/>
          <w:bCs/>
          <w:sz w:val="20"/>
          <w:szCs w:val="20"/>
        </w:rPr>
      </w:pPr>
      <w:commentRangeStart w:id="0"/>
      <w:r w:rsidRPr="00A1333B">
        <w:rPr>
          <w:rFonts w:ascii="Cambria" w:hAnsi="Cambria"/>
          <w:b/>
          <w:bCs/>
          <w:sz w:val="20"/>
          <w:szCs w:val="20"/>
        </w:rPr>
        <w:t>Research Methodology</w:t>
      </w:r>
      <w:commentRangeEnd w:id="0"/>
      <w:r w:rsidRPr="00A1333B">
        <w:rPr>
          <w:rStyle w:val="CommentReference"/>
          <w:rFonts w:ascii="Cambria" w:hAnsi="Cambria"/>
          <w:b/>
          <w:bCs/>
          <w:sz w:val="20"/>
          <w:szCs w:val="20"/>
        </w:rPr>
        <w:commentReference w:id="0"/>
      </w:r>
    </w:p>
    <w:p w14:paraId="15097848" w14:textId="09F7DEB7" w:rsidR="00CD2D8F" w:rsidRPr="00A1333B" w:rsidRDefault="00CD2D8F" w:rsidP="00B609C5">
      <w:pPr>
        <w:jc w:val="both"/>
        <w:rPr>
          <w:rFonts w:ascii="Cambria" w:hAnsi="Cambria"/>
          <w:sz w:val="20"/>
          <w:szCs w:val="20"/>
        </w:rPr>
      </w:pPr>
      <w:r w:rsidRPr="00A1333B">
        <w:rPr>
          <w:rFonts w:ascii="Cambria" w:hAnsi="Cambria"/>
          <w:sz w:val="20"/>
          <w:szCs w:val="20"/>
        </w:rPr>
        <w:t>This review was conducted in accordance with the PRISMA-ScR (Preferred Reporting Items for Systematic Reviews and Meta-Analyses extension for Scoping Reviews) guidelines</w:t>
      </w:r>
      <w:r w:rsidR="007C794D" w:rsidRPr="00A1333B">
        <w:rPr>
          <w:rFonts w:ascii="Cambria" w:hAnsi="Cambria"/>
          <w:sz w:val="20"/>
          <w:szCs w:val="20"/>
        </w:rPr>
        <w:t xml:space="preserve"> </w:t>
      </w:r>
      <w:r w:rsidR="007C794D" w:rsidRPr="00A1333B">
        <w:rPr>
          <w:rFonts w:ascii="Cambria" w:hAnsi="Cambria"/>
          <w:b/>
          <w:bCs/>
          <w:sz w:val="20"/>
          <w:szCs w:val="20"/>
        </w:rPr>
        <w:fldChar w:fldCharType="begin"/>
      </w:r>
      <w:r w:rsidR="006175D0" w:rsidRPr="00A1333B">
        <w:rPr>
          <w:rFonts w:ascii="Cambria" w:hAnsi="Cambria"/>
          <w:b/>
          <w:bCs/>
          <w:sz w:val="20"/>
          <w:szCs w:val="20"/>
        </w:rPr>
        <w:instrText xml:space="preserve"> ADDIN ZOTERO_ITEM CSL_CITATION {"citationID":"A4wXv211","properties":{"unsorted":false,"formattedCitation":"(Tricco et al. 2018)","plainCitation":"(Tricco et al. 2018)","noteIndex":0},"citationItems":[{"id":348,"uris":["http://zotero.org/users/19548579/items/8Z99ANSQ"],"itemData":{"id":348,"type":"article-journal","abstract":"Scoping reviews, a type of knowledge synthesis, follow a systematic approach to map evidence on a topic and identify main concepts, theories, sources, and knowledge gaps. Although more scoping reviews are being done, their methodological and reporting quality need improvement. This document presents the PRISMA-ScR (Preferred Reporting Items for Systematic reviews and Meta-Analyses extension for Scoping Reviews) checklist and explanation. The checklist was developed by a 24-member expert panel and 2 research leads following published guidance from the EQUATOR (Enhancing the QUAlity and Transparency Of health Research) Network. The final checklist contains 20 essential reporting items and 2 optional items. The authors provide a rationale and an example of good reporting for each item. The intent of the PRISMA-ScR is to help readers (including researchers, publishers, commissioners, policymakers, health care providers, guideline developers, and patients or consumers) develop a greater understanding of relevant terminology, core concepts, and key items to report for scoping reviews.","container-title":"Annals of Internal Medicine","DOI":"10.7326/M18-0850","ISSN":"1539-3704","issue":"7","journalAbbreviation":"Ann Intern Med","language":"eng","page":"467-473","PMID":"30178033","source":"PubMed","title":"PRISMA Extension for Scoping Reviews (PRISMA-ScR): Checklist and Explanation","title-short":"PRISMA Extension for Scoping Reviews (PRISMA-ScR)","volume":"169","author":[{"family":"Tricco","given":"Andrea C."},{"family":"Lillie","given":"Erin"},{"family":"Zarin","given":"Wasifa"},{"family":"O'Brien","given":"Kelly K."},{"family":"Colquhoun","given":"Heather"},{"family":"Levac","given":"Danielle"},{"family":"Moher","given":"David"},{"family":"Peters","given":"Micah D. J."},{"family":"Horsley","given":"Tanya"},{"family":"Weeks","given":"Laura"},{"family":"Hempel","given":"Susanne"},{"family":"Akl","given":"Elie A."},{"family":"Chang","given":"Christine"},{"family":"McGowan","given":"Jessie"},{"family":"Stewart","given":"Lesley"},{"family":"Hartling","given":"Lisa"},{"family":"Aldcroft","given":"Adrian"},{"family":"Wilson","given":"Michael G."},{"family":"Garritty","given":"Chantelle"},{"family":"Lewin","given":"Simon"},{"family":"Godfrey","given":"Christina M."},{"family":"Macdonald","given":"Marilyn T."},{"family":"Langlois","given":"Etienne V."},{"family":"Soares-Weiser","given":"Karla"},{"family":"Moriarty","given":"Jo"},{"family":"Clifford","given":"Tammy"},{"family":"Tunçalp","given":"Özge"},{"family":"Straus","given":"Sharon E."}],"issued":{"date-parts":[["2018",10,2]]}}}],"schema":"https://github.com/citation-style-language/schema/raw/master/csl-citation.json"} </w:instrText>
      </w:r>
      <w:r w:rsidR="007C794D" w:rsidRPr="00A1333B">
        <w:rPr>
          <w:rFonts w:ascii="Cambria" w:hAnsi="Cambria"/>
          <w:b/>
          <w:bCs/>
          <w:sz w:val="20"/>
          <w:szCs w:val="20"/>
        </w:rPr>
        <w:fldChar w:fldCharType="separate"/>
      </w:r>
      <w:r w:rsidR="007C794D" w:rsidRPr="00A1333B">
        <w:rPr>
          <w:rFonts w:ascii="Cambria" w:hAnsi="Cambria"/>
          <w:b/>
          <w:bCs/>
          <w:noProof/>
          <w:sz w:val="20"/>
          <w:szCs w:val="20"/>
        </w:rPr>
        <w:t>(Tricco et al. 2018)</w:t>
      </w:r>
      <w:r w:rsidR="007C794D" w:rsidRPr="00A1333B">
        <w:rPr>
          <w:rFonts w:ascii="Cambria" w:hAnsi="Cambria"/>
          <w:b/>
          <w:bCs/>
          <w:sz w:val="20"/>
          <w:szCs w:val="20"/>
        </w:rPr>
        <w:fldChar w:fldCharType="end"/>
      </w:r>
      <w:r w:rsidRPr="00A1333B">
        <w:rPr>
          <w:rFonts w:ascii="Cambria" w:hAnsi="Cambria"/>
          <w:sz w:val="20"/>
          <w:szCs w:val="20"/>
        </w:rPr>
        <w:t>. A scoping review design was deliberately selected over traditional quantitative meta-analysis for two primary reasons. First, Vision-Language Models (VLMs) have emerged as a promising tool for visual understanding tasks</w:t>
      </w:r>
      <w:r w:rsidR="007C794D" w:rsidRPr="00A1333B">
        <w:rPr>
          <w:rFonts w:ascii="Cambria" w:hAnsi="Cambria"/>
          <w:sz w:val="20"/>
          <w:szCs w:val="20"/>
        </w:rPr>
        <w:t xml:space="preserve"> </w:t>
      </w:r>
      <w:r w:rsidR="007C794D" w:rsidRPr="00A1333B">
        <w:rPr>
          <w:rFonts w:ascii="Cambria" w:hAnsi="Cambria"/>
          <w:b/>
          <w:bCs/>
          <w:sz w:val="20"/>
          <w:szCs w:val="20"/>
        </w:rPr>
        <w:fldChar w:fldCharType="begin"/>
      </w:r>
      <w:r w:rsidR="00D96155" w:rsidRPr="00A1333B">
        <w:rPr>
          <w:rFonts w:ascii="Cambria" w:hAnsi="Cambria"/>
          <w:b/>
          <w:bCs/>
          <w:sz w:val="20"/>
          <w:szCs w:val="20"/>
        </w:rPr>
        <w:instrText xml:space="preserve"> ADDIN ZOTERO_ITEM CSL_CITATION {"citationID":"jifOvQXg","properties":{"unsorted":false,"formattedCitation":"(Bui et al. 2026)","plainCitation":"(Bui et al. 2026)","noteIndex":0},"citationItems":[{"id":355,"uris":["http://zotero.org/users/19548579/items/VVFXFFBY"],"itemData":{"id":355,"type":"article-journal","abstract":"As robotics become increasingly integrated into construction workflows, their ability to interpret and respond to human behavior will be essential for enabling safe and effective collaboration. Vision-Language Models (VLMs) have emerged as a promising tool for visual understanding tasks and offer the potential to recognize human behaviors without extensive domain-specific training. This capability makes them particularly appealing in the construction domain, where labeled data is scarce and monitoring worker actions and emotional states is critical for safety and productivity. In this study, we evaluate the performance of three leading VLMs-GPT-4o, Florence 2, and LLaVa-1.5-in detecting construction worker actions and emotions from static site images. Using a curated dataset of 1,000 images annotated across ten action and ten emotion categories, we assess each model’s outputs through standardized inference pipelines and multiple evaluation metrics. GPT-4o consistently achieved the highest scores across both tasks, with an average F1-score of 0.756 and accuracy of 0.799 in action recognition, and an F1-score of 0.712 and accuracy of 0.773 in emotion recognition. Florence 2 performed moderately, with F1-scores of 0.497 (action) and 0.414 (emotion), while LLaVa-1.5 showed the lowest overall performance (F1-scores of 0.466 for action and 0.461 for emotion). Confusion matrix analyses revealed that all models struggled to distinguish semantically close categories-such as “Collaborating in teams” versus “Communicating with supervisors,” or “Focused” versus “Determined”-highlighting limitations in current VLMs when applied to visually nuanced, domain-specific tasks. While the results indicate that general-purpose VLMs can offer a baseline capability for human behavior recognition in construction environments, further improvements-such as domain adaptation, temporal modeling, or multimodal sensing-may be needed for real-world reliability. This study provides an initial benchmark and practical insights for deploying human-aware AI systems in complex, safety-critical settings.","container-title":"IEEE Access","DOI":"10.1109/ACCESS.2026.3661520","ISSN":"2169-3536","page":"20371-20381","source":"IEEE Xplore","title":"Can Vision-Language Models Understand Construction Workers? An Exploratory Study","title-short":"Can Vision-Language Models Understand Construction Workers?","volume":"14","author":[{"family":"Bui","given":"Hieu T."},{"family":"Chodosh","given":"Nathaniel E."},{"family":"Tavakoli","given":"Arash"}],"issued":{"date-parts":[["2026"]]}}}],"schema":"https://github.com/citation-style-language/schema/raw/master/csl-citation.json"} </w:instrText>
      </w:r>
      <w:r w:rsidR="007C794D" w:rsidRPr="00A1333B">
        <w:rPr>
          <w:rFonts w:ascii="Cambria" w:hAnsi="Cambria"/>
          <w:b/>
          <w:bCs/>
          <w:sz w:val="20"/>
          <w:szCs w:val="20"/>
        </w:rPr>
        <w:fldChar w:fldCharType="separate"/>
      </w:r>
      <w:r w:rsidR="00D96155" w:rsidRPr="00A1333B">
        <w:rPr>
          <w:rFonts w:ascii="Cambria" w:hAnsi="Cambria"/>
          <w:sz w:val="20"/>
          <w:szCs w:val="20"/>
        </w:rPr>
        <w:t>(Bui et al. 2026)</w:t>
      </w:r>
      <w:r w:rsidR="007C794D" w:rsidRPr="00A1333B">
        <w:rPr>
          <w:rFonts w:ascii="Cambria" w:hAnsi="Cambria"/>
          <w:b/>
          <w:bCs/>
          <w:sz w:val="20"/>
          <w:szCs w:val="20"/>
        </w:rPr>
        <w:fldChar w:fldCharType="end"/>
      </w:r>
      <w:r w:rsidRPr="00A1333B">
        <w:rPr>
          <w:rFonts w:ascii="Cambria" w:hAnsi="Cambria"/>
          <w:sz w:val="20"/>
          <w:szCs w:val="20"/>
        </w:rPr>
        <w:t>, and recent studies are widely investigating these multi-modal feature mining pipelines to shed light on novel opportunities in the construction industry</w:t>
      </w:r>
      <w:r w:rsidR="007C794D" w:rsidRPr="00A1333B">
        <w:rPr>
          <w:rFonts w:ascii="Cambria" w:hAnsi="Cambria"/>
          <w:sz w:val="20"/>
          <w:szCs w:val="20"/>
        </w:rPr>
        <w:t xml:space="preserve"> </w:t>
      </w:r>
      <w:r w:rsidR="007C794D" w:rsidRPr="00A1333B">
        <w:rPr>
          <w:rFonts w:ascii="Cambria" w:hAnsi="Cambria"/>
          <w:b/>
          <w:bCs/>
          <w:sz w:val="20"/>
          <w:szCs w:val="20"/>
        </w:rPr>
        <w:fldChar w:fldCharType="begin"/>
      </w:r>
      <w:r w:rsidR="006175D0" w:rsidRPr="00A1333B">
        <w:rPr>
          <w:rFonts w:ascii="Cambria" w:hAnsi="Cambria"/>
          <w:b/>
          <w:bCs/>
          <w:sz w:val="20"/>
          <w:szCs w:val="20"/>
        </w:rPr>
        <w:instrText xml:space="preserve"> ADDIN ZOTERO_ITEM CSL_CITATION {"citationID":"hSKDvTZ1","properties":{"unsorted":false,"formattedCitation":"(Chan et al. 2025; Chen et al. 2024)","plainCitation":"(Chan et al. 2025; Chen et al. 2024)","noteIndex":0},"citationItems":[{"id":361,"uris":["http://zotero.org/users/19548579/items/PBVLYPSL"],"itemData":{"id":361,"type":"article-journal","abstract":"Traditional approaches of construction site safety monitoring heavily rely on manual on-site inspection, which are prone to overlooked incidents. Existing computer vision methods require time-consuming and case-by-case data labeling, and lack high-level reasoning capability. This paper develops a human-alike virtual assistant agent by integrating a multi-modal vision-language model into video analytics: (1) To efficiently generate image-text data for model development, a semi-automatic image-text labeling pipeline based on in-context learning is designed; (2) To optimize a virtual agent from pre-trained to domain-tailored, a two-stage curriculum learning paradigm is designed to enhance model fine-tuning effectiveness toward domain-specific tasks; (3) To inject construction-domain knowledge more effectively into the virtual agent, a hierarchical prompting framework driven by a construction safety ontology is developed for more domain-tailored reasoning capability. The virtual agent has been deployed on a real construction site for real-time video analytics, with over 90 % accuracy in identifying violations of work-at-height safety regulations.","container-title":"Automation in Construction","DOI":"10.1016/j.autcon.2025.106305","ISSN":"0926-5805","journalAbbreviation":"Automation in Construction","page":"106305","source":"ScienceDirect","title":"Context-aware vision-language model agent enriched with domain-specific ontology for construction site safety monitoring","volume":"177","author":[{"family":"Chan","given":"Chak-Fu"},{"family":"Wong","given":"Peter Kok-Yiu"},{"family":"Guo","given":"Xiaowen"},{"family":"Cheng","given":"Jack C. P."},{"family":"Chan","given":"Jolly Pui-Ching"},{"family":"Leung","given":"Pak-Him"},{"family":"Tao","given":"Xingyu"}],"issued":{"date-parts":[["2025",9,1]]}}},{"id":364,"uris":["http://zotero.org/users/19548579/items/FBMM6M9A"],"itemData":{"id":364,"type":"article-journal","abstract":"Low situational awareness contributes to safety incidents in construction. Existing Deep Learning (DL)-based applications lack the capability to provide context-specific and interactive feedback that is essential for workers to fully understand their surrounding environments. This paper proposes the Visual Construction Safety Query (VCSQ) system. The system encompasses real-time Image Captioning (IC), safety-centric Visual Question Answering (VQA), and keyword-based Image-Text Retrieval (ITR), integrated with head-mounted Augmented Reality (AR) devices. System validation includes benchmarks and real-world images. The ITR module posted high recall rates of 0.801 and 0.835 for Recall@5 and @10. The VQA module achieved an 89.7% accuracy rate, and the IC module had a SPICE score of 0.449. Feasibility tests and surveys confirmed the system's practical advantages in different construction scenarios. This study establishes an integration roadmap adaptable to future advancements in interactive DL and immersive AR.","container-title":"Automation in Construction","DOI":"10.1016/j.autcon.2023.105158","ISSN":"0926-5805","journalAbbreviation":"Automation in Construction","page":"105158","source":"ScienceDirect","title":"Augmented reality, deep learning and vision-language query system for construction worker safety","volume":"157","author":[{"family":"Chen","given":"Haosen"},{"family":"Hou","given":"Lei"},{"family":"Wu","given":"Shaoze"},{"family":"Zhang","given":"Guomin"},{"family":"Zou","given":"Yang"},{"family":"Moon","given":"Sungkon"},{"family":"Bhuiyan","given":"Muhammed"}],"issued":{"date-parts":[["2024",1,1]]}}}],"schema":"https://github.com/citation-style-language/schema/raw/master/csl-citation.json"} </w:instrText>
      </w:r>
      <w:r w:rsidR="007C794D" w:rsidRPr="00A1333B">
        <w:rPr>
          <w:rFonts w:ascii="Cambria" w:hAnsi="Cambria"/>
          <w:b/>
          <w:bCs/>
          <w:sz w:val="20"/>
          <w:szCs w:val="20"/>
        </w:rPr>
        <w:fldChar w:fldCharType="separate"/>
      </w:r>
      <w:r w:rsidR="007C794D" w:rsidRPr="00A1333B">
        <w:rPr>
          <w:rFonts w:ascii="Cambria" w:hAnsi="Cambria"/>
          <w:b/>
          <w:bCs/>
          <w:noProof/>
          <w:sz w:val="20"/>
          <w:szCs w:val="20"/>
        </w:rPr>
        <w:t>(Chan et al. 2025; Chen et al. 2024)</w:t>
      </w:r>
      <w:r w:rsidR="007C794D" w:rsidRPr="00A1333B">
        <w:rPr>
          <w:rFonts w:ascii="Cambria" w:hAnsi="Cambria"/>
          <w:b/>
          <w:bCs/>
          <w:sz w:val="20"/>
          <w:szCs w:val="20"/>
        </w:rPr>
        <w:fldChar w:fldCharType="end"/>
      </w:r>
      <w:r w:rsidRPr="00A1333B">
        <w:rPr>
          <w:rFonts w:ascii="Cambria" w:hAnsi="Cambria"/>
          <w:sz w:val="20"/>
          <w:szCs w:val="20"/>
        </w:rPr>
        <w:t xml:space="preserve">; thus, the primary objective is to map the extent, range, and nature of this novel architecture rather than to compare narrow intervention effects. Second, the evaluation metrics across the included studies exhibit substantial methodological heterogeneity; ranging from geometric precision metrics, such as mean Average Precision </w:t>
      </w:r>
      <w:r w:rsidR="00504473" w:rsidRPr="00A1333B">
        <w:rPr>
          <w:rFonts w:ascii="Cambria" w:hAnsi="Cambria"/>
          <w:b/>
          <w:bCs/>
          <w:sz w:val="20"/>
          <w:szCs w:val="20"/>
        </w:rPr>
        <w:fldChar w:fldCharType="begin"/>
      </w:r>
      <w:r w:rsidR="00C17D01" w:rsidRPr="00A1333B">
        <w:rPr>
          <w:rFonts w:ascii="Cambria" w:hAnsi="Cambria"/>
          <w:b/>
          <w:bCs/>
          <w:sz w:val="20"/>
          <w:szCs w:val="20"/>
        </w:rPr>
        <w:instrText xml:space="preserve"> ADDIN ZOTERO_ITEM CSL_CITATION {"citationID":"RcN6MbnV","properties":{"unsorted":false,"formattedCitation":"(Nath et al. 2020; Wang and El-Gohary 2024)","plainCitation":"(Nath et al. 2020; Wang and El-Gohary 2024)","noteIndex":0},"citationItems":[{"id":373,"uris":["http://zotero.org/users/19548579/items/B287Z2HM"],"itemData":{"id":373,"type":"article-journal","abstract":"The leading causes of construction fatalities include traumatic brain injuries (resulted from fall and electrocution) and collisions (resulted from struck by objects). As a preventive step, the U.S. Occupational Safety and Health Administration (OSHA) requires that contractors enforce and monitor appropriate usage of personal protective equipment (PPE) of workers (e.g., hard hat and vest) at all times. This paper presents three deep learning (DL) models built on You-Only-Look-Once (YOLO) architecture to verify PPE compliance of workers; i.e., if a worker is wearing hard hat, vest, or both, from image/video in real-time. In the first approach, the algorithm detects workers, hats, and vests and then, a machine learning model (e.g., neural network and decision tree) verifies if each detected worker is properly wearing hat or vest. In the second approach, the algorithm simultaneously detects individual workers and verifies PPE compliance with a single convolutional neural network (CNN) framework. In the third approach, the algorithm first detects only the workers in the input image which are then cropped and classified by CNN-based classifiers (i.e., VGG-16, ResNet-50, and Xception) according to the presence of PPE attire. All models are trained on an in-house image dataset that is created using crowd-sourcing and web-mining. The dataset, named Pictor-v3, contains ~1,500 annotated images and ~4,700 instances of workers wearing various combinations of PPE components. It is found that the second approach achieves the best performance, i.e., 72.3% mean average precision (mAP), in real-world settings, and can process 11 frames per second (FPS) on a laptop computer which makes it suitable for real-time detection, as well as a good candidate for running on light-weight mobile devices. The closest alternative in terms of performance (67.93% mAP) is the third approach where VGG-16, ResNet-50, and Xception classifiers are assembled in a Bayesian framework. However, the first approach is the fastest among all and can process 13 FPS with 63.1% mAP. The crowed-sourced Pictor-v3 dataset and all trained models are publicly available to support the design and testing of other innovative applications for monitoring safety compliance, and advancing future research in automation in construction.","container-title":"Automation in Construction","DOI":"10.1016/j.autcon.2020.103085","ISSN":"0926-5805","journalAbbreviation":"Automation in Construction","page":"103085","source":"ScienceDirect","title":"Deep learning for site safety: Real-time detection of personal protective equipment","title-short":"Deep learning for site safety","volume":"112","author":[{"family":"Nath","given":"Nipun D."},{"family":"Behzadan","given":"Amir H."},{"family":"Paal","given":"Stephanie G."}],"issued":{"date-parts":[["2020",4,1]]}}},{"id":347,"uris":["http://zotero.org/users/19548579/items/5GW6CIK7"],"itemData":{"id":347,"type":"article-journal","abstract":"Computer vision techniques can be used to detect site objects for identifying noncompliances that could lead to safety incidents. However, existing methods are limited in covering diverse hazard scenarios, detecting site objects with imbalanced distributions, and recognizing their intricate attributes to describe their conditions and functionality. To address these gaps, this paper proposes a deep learning-based method for identifying multiple fall-related objects and their associated attributes. The proposed method consists of three submethods: (1) a method for developing relevant datasets by retrieving images from open resources; (2) a method for few-shot object detection, which deals with imbalanced distributions; and (3) a method for attribute recognition to add semantic descriptions to the detected objects. The proposed method achieved an average precision and recall of 88.2% and 79.5% for few-shot object detection and 94.8% and 95.7% for attribute recognition, respectively, which indicates good performance.","container-title":"Automation in Construction","DOI":"10.1016/j.autcon.2024.105539","ISSN":"0926-5805","journalAbbreviation":"Automation in Construction","page":"105539","source":"ScienceDirect","title":"Few-shot object detection and attribute recognition from construction site images for improved field compliance","volume":"167","author":[{"family":"Wang","given":"Xiyu"},{"family":"El-Gohary","given":"Nora"}],"issued":{"date-parts":[["2024",11,1]]}}}],"schema":"https://github.com/citation-style-language/schema/raw/master/csl-citation.json"} </w:instrText>
      </w:r>
      <w:r w:rsidR="00504473" w:rsidRPr="00A1333B">
        <w:rPr>
          <w:rFonts w:ascii="Cambria" w:hAnsi="Cambria"/>
          <w:b/>
          <w:bCs/>
          <w:sz w:val="20"/>
          <w:szCs w:val="20"/>
        </w:rPr>
        <w:fldChar w:fldCharType="separate"/>
      </w:r>
      <w:r w:rsidR="00C17D01" w:rsidRPr="00A1333B">
        <w:rPr>
          <w:rFonts w:ascii="Cambria" w:hAnsi="Cambria"/>
          <w:sz w:val="20"/>
          <w:szCs w:val="20"/>
        </w:rPr>
        <w:t>(Nath et al. 2020; Wang and El-Gohary 2024)</w:t>
      </w:r>
      <w:r w:rsidR="00504473" w:rsidRPr="00A1333B">
        <w:rPr>
          <w:rFonts w:ascii="Cambria" w:hAnsi="Cambria"/>
          <w:b/>
          <w:bCs/>
          <w:sz w:val="20"/>
          <w:szCs w:val="20"/>
        </w:rPr>
        <w:fldChar w:fldCharType="end"/>
      </w:r>
      <w:r w:rsidRPr="00A1333B">
        <w:rPr>
          <w:rFonts w:ascii="Cambria" w:hAnsi="Cambria"/>
          <w:sz w:val="20"/>
          <w:szCs w:val="20"/>
        </w:rPr>
        <w:t>, to natural language generation metrics, such as BLEU and CIDEr</w:t>
      </w:r>
      <w:r w:rsidR="00504473" w:rsidRPr="00A1333B">
        <w:rPr>
          <w:rFonts w:ascii="Cambria" w:hAnsi="Cambria"/>
          <w:sz w:val="20"/>
          <w:szCs w:val="20"/>
        </w:rPr>
        <w:t xml:space="preserve"> </w:t>
      </w:r>
      <w:r w:rsidR="00504473" w:rsidRPr="00A1333B">
        <w:rPr>
          <w:rFonts w:ascii="Cambria" w:hAnsi="Cambria"/>
          <w:b/>
          <w:bCs/>
          <w:sz w:val="20"/>
          <w:szCs w:val="20"/>
        </w:rPr>
        <w:fldChar w:fldCharType="begin"/>
      </w:r>
      <w:r w:rsidR="006175D0" w:rsidRPr="00A1333B">
        <w:rPr>
          <w:rFonts w:ascii="Cambria" w:hAnsi="Cambria"/>
          <w:b/>
          <w:bCs/>
          <w:sz w:val="20"/>
          <w:szCs w:val="20"/>
        </w:rPr>
        <w:instrText xml:space="preserve"> ADDIN ZOTERO_ITEM CSL_CITATION {"citationID":"hLHw7bHo","properties":{"unsorted":false,"formattedCitation":"(Jung et al. 2024; Xiao, Wang, and Kang 2022)","plainCitation":"(Jung et al. 2024; Xiao, Wang, and Kang 2022)","noteIndex":0},"citationItems":[{"id":363,"uris":["http://zotero.org/users/19548579/items/QJJ9G78R"],"itemData":{"id":363,"type":"article-journal","abstract":"This paper presents VisualSiteDiary, a Vision Transformer-based image captioning model which creates human-readable captions for daily progress and work activity log, and enhances image retrieval tasks. As a model for deciphering construction photologs, VisualSiteDiary incorporates pseudo-region features, utilizes high-level knowledge in pretraining, and fine-tunes for diverse captioning styles. To validate VisualSiteDiary, a new image captioning dataset, VSD, is presented. This dataset includes many realistic yet challenging cases commonly observed in commercial building projects. Experimental results using five different metrics demonstrate that VisualSiteDiary provides superior-quality captions compared to the state-of-the-art image captioning models. Excluding the task of object recognition, the presented model also outperformed mPLUG –the state-of-the-art visual-language model– in the image retrieval task by 0.6% in precision and 0.9% in recall, respectively. Detailed discussions illustrate practical examples on how VisualSiteDiary improves the process of creating daily construction reports, paving the way for future developments in the field.","container-title":"Automation in Construction","DOI":"10.1016/j.autcon.2024.105483","ISSN":"0926-5805","journalAbbreviation":"Automation in Construction","page":"105483","source":"ScienceDirect","title":"VisualSiteDiary: A detector-free Vision-Language Transformer model for captioning photologs for daily construction reporting and image retrievals","title-short":"VisualSiteDiary","volume":"165","author":[{"family":"Jung","given":"Yoonhwa"},{"family":"Cho","given":"Ikhyun"},{"family":"Hsu","given":"Shun-Hsiang"},{"family":"Golparvar-Fard","given":"Mani"}],"issued":{"date-parts":[["2024",9,1]]}}},{"id":351,"uris":["http://zotero.org/users/19548579/items/9ZUCWQJW"],"itemData":{"id":351,"type":"article-journal","abstract":"AbstractDeep learning image captioning methods are able to generate one or several natural\nsentences to describe the contents of construction images. By deconstructing these\nsentences, the construction object and activity information can be retrieved ...","container-title":"Journal of Construction Engineering and Management","DOI":"10.1061/(ASCE)CO.1943-7862.0002297","issue":"7","language":"en","page":"04022049","publisher":"American Society of Civil Engineers","source":"ASCE","title":"Deep Learning Image Captioning in Construction Management: A Feasibility Study","title-short":"Deep Learning Image Captioning in Construction Management","volume":"148","author":[{"family":"Xiao","given":"Bo"},{"family":"Wang","given":"Yiheng"},{"family":"Kang","given":"Shih-Chung"}],"issued":{"date-parts":[["2022",7,1]]}}}],"schema":"https://github.com/citation-style-language/schema/raw/master/csl-citation.json"} </w:instrText>
      </w:r>
      <w:r w:rsidR="00504473" w:rsidRPr="00A1333B">
        <w:rPr>
          <w:rFonts w:ascii="Cambria" w:hAnsi="Cambria"/>
          <w:b/>
          <w:bCs/>
          <w:sz w:val="20"/>
          <w:szCs w:val="20"/>
        </w:rPr>
        <w:fldChar w:fldCharType="separate"/>
      </w:r>
      <w:r w:rsidR="00504473" w:rsidRPr="00A1333B">
        <w:rPr>
          <w:rFonts w:ascii="Cambria" w:hAnsi="Cambria"/>
          <w:b/>
          <w:bCs/>
          <w:noProof/>
          <w:sz w:val="20"/>
          <w:szCs w:val="20"/>
        </w:rPr>
        <w:t>(Jung et al. 2024; Xiao, Wang, and Kang 2022)</w:t>
      </w:r>
      <w:r w:rsidR="00504473" w:rsidRPr="00A1333B">
        <w:rPr>
          <w:rFonts w:ascii="Cambria" w:hAnsi="Cambria"/>
          <w:b/>
          <w:bCs/>
          <w:sz w:val="20"/>
          <w:szCs w:val="20"/>
        </w:rPr>
        <w:fldChar w:fldCharType="end"/>
      </w:r>
      <w:r w:rsidRPr="00A1333B">
        <w:rPr>
          <w:rFonts w:ascii="Cambria" w:hAnsi="Cambria"/>
          <w:sz w:val="20"/>
          <w:szCs w:val="20"/>
        </w:rPr>
        <w:t>, which renders a standardized statistical meta-analysis inappropriate.</w:t>
      </w:r>
    </w:p>
    <w:p w14:paraId="1F75FDCC" w14:textId="655550CB" w:rsidR="007067D0" w:rsidRPr="00A1333B" w:rsidRDefault="007067D0" w:rsidP="007067D0">
      <w:pPr>
        <w:rPr>
          <w:rFonts w:ascii="Cambria" w:hAnsi="Cambria"/>
          <w:b/>
          <w:bCs/>
          <w:sz w:val="20"/>
          <w:szCs w:val="20"/>
        </w:rPr>
      </w:pPr>
      <w:r w:rsidRPr="00A1333B">
        <w:rPr>
          <w:rFonts w:ascii="Cambria" w:hAnsi="Cambria"/>
          <w:b/>
          <w:bCs/>
          <w:sz w:val="20"/>
          <w:szCs w:val="20"/>
        </w:rPr>
        <w:t>2.1 Search Strategy and Information Sources</w:t>
      </w:r>
    </w:p>
    <w:p w14:paraId="0C962ED0" w14:textId="094598BB" w:rsidR="007067D0" w:rsidRPr="00A1333B" w:rsidRDefault="008D085B" w:rsidP="007067D0">
      <w:pPr>
        <w:jc w:val="both"/>
        <w:rPr>
          <w:rFonts w:ascii="Cambria" w:hAnsi="Cambria"/>
          <w:sz w:val="20"/>
          <w:szCs w:val="20"/>
        </w:rPr>
      </w:pPr>
      <w:r w:rsidRPr="00A1333B">
        <w:rPr>
          <w:rFonts w:ascii="Cambria" w:hAnsi="Cambria"/>
          <w:sz w:val="20"/>
          <w:szCs w:val="20"/>
        </w:rPr>
        <w:t>To ensure a rigorous and reproducible retrieval process, the literature search was conducted on 4th March 2026 across two of the most comprehensive scientific databases for engineering and computer science research: the Web of Science (WoS) Core Collection and Scopus. These specific databases were selected because the WoS contains the most comprehensive and influential journals within the field of construction and engineering management</w:t>
      </w:r>
      <w:r w:rsidR="00504473" w:rsidRPr="00A1333B">
        <w:rPr>
          <w:rFonts w:ascii="Cambria" w:hAnsi="Cambria"/>
          <w:sz w:val="20"/>
          <w:szCs w:val="20"/>
        </w:rPr>
        <w:t xml:space="preserve"> </w:t>
      </w:r>
      <w:r w:rsidR="00504473" w:rsidRPr="00A1333B">
        <w:rPr>
          <w:rFonts w:ascii="Cambria" w:hAnsi="Cambria"/>
          <w:b/>
          <w:bCs/>
          <w:sz w:val="20"/>
          <w:szCs w:val="20"/>
        </w:rPr>
        <w:fldChar w:fldCharType="begin"/>
      </w:r>
      <w:r w:rsidR="006175D0" w:rsidRPr="00A1333B">
        <w:rPr>
          <w:rFonts w:ascii="Cambria" w:hAnsi="Cambria"/>
          <w:b/>
          <w:bCs/>
          <w:sz w:val="20"/>
          <w:szCs w:val="20"/>
        </w:rPr>
        <w:instrText xml:space="preserve"> ADDIN ZOTERO_ITEM CSL_CITATION {"citationID":"EUuA9Ch8","properties":{"unsorted":false,"formattedCitation":"(Zhong et al. 2019)","plainCitation":"(Zhong et al. 2019)","noteIndex":0},"citationItems":[{"id":362,"uris":["http://zotero.org/users/19548579/items/ZV4VA7U6"],"itemData":{"id":362,"type":"article-journal","abstract":"Computer vision is transforming processes associated with the engineering and management of construction projects. It can enable the acquisition, processing, analysis of digital images, and the extraction of high-dimensional data from the real world to produce information to improve managerial decision-making. To acquire an understanding of the developments and applications of computer vision research within the field of construction, we performed a detailed bibliometric and scientometric analysis of the normative literature from 2000 to 2018. We identified the primary areas where computer vision has been applied, including defect inspection, safety monitoring, and performance analysis. By performing a mapping exercise, a detailed analysis of the computer vision literature enables the identification of gaps in knowledge, which provides a platform to support future research in this fertile area for construction.","container-title":"Automation in Construction","DOI":"10.1016/j.autcon.2019.102919","ISSN":"0926-5805","journalAbbreviation":"Automation in Construction","page":"102919","source":"ScienceDirect","title":"Mapping computer vision research in construction: Developments, knowledge gaps and implications for research","title-short":"Mapping computer vision research in construction","volume":"107","author":[{"family":"Zhong","given":"Botao"},{"family":"Wu","given":"Haitao"},{"family":"Ding","given":"Lieyun"},{"family":"Love","given":"Peter E. D."},{"family":"Li","given":"Heng"},{"family":"Luo","given":"Hanbin"},{"family":"Jiao","given":"Li"}],"issued":{"date-parts":[["2019",11,1]]}}}],"schema":"https://github.com/citation-style-language/schema/raw/master/csl-citation.json"} </w:instrText>
      </w:r>
      <w:r w:rsidR="00504473" w:rsidRPr="00A1333B">
        <w:rPr>
          <w:rFonts w:ascii="Cambria" w:hAnsi="Cambria"/>
          <w:b/>
          <w:bCs/>
          <w:sz w:val="20"/>
          <w:szCs w:val="20"/>
        </w:rPr>
        <w:fldChar w:fldCharType="separate"/>
      </w:r>
      <w:r w:rsidR="00504473" w:rsidRPr="00A1333B">
        <w:rPr>
          <w:rFonts w:ascii="Cambria" w:hAnsi="Cambria"/>
          <w:b/>
          <w:bCs/>
          <w:noProof/>
          <w:sz w:val="20"/>
          <w:szCs w:val="20"/>
        </w:rPr>
        <w:t>(Zhong et al. 2019)</w:t>
      </w:r>
      <w:r w:rsidR="00504473" w:rsidRPr="00A1333B">
        <w:rPr>
          <w:rFonts w:ascii="Cambria" w:hAnsi="Cambria"/>
          <w:b/>
          <w:bCs/>
          <w:sz w:val="20"/>
          <w:szCs w:val="20"/>
        </w:rPr>
        <w:fldChar w:fldCharType="end"/>
      </w:r>
      <w:r w:rsidRPr="00A1333B">
        <w:rPr>
          <w:rFonts w:ascii="Cambria" w:hAnsi="Cambria"/>
          <w:sz w:val="20"/>
          <w:szCs w:val="20"/>
        </w:rPr>
        <w:t>, and Scopus is actively used alongside WoS as a primary search engine for AI applications in the construction domain</w:t>
      </w:r>
      <w:r w:rsidR="00504473" w:rsidRPr="00A1333B">
        <w:rPr>
          <w:rFonts w:ascii="Cambria" w:hAnsi="Cambria"/>
          <w:sz w:val="20"/>
          <w:szCs w:val="20"/>
        </w:rPr>
        <w:t xml:space="preserve"> </w:t>
      </w:r>
      <w:r w:rsidR="00504473" w:rsidRPr="00A1333B">
        <w:rPr>
          <w:rFonts w:ascii="Cambria" w:hAnsi="Cambria"/>
          <w:b/>
          <w:bCs/>
          <w:sz w:val="20"/>
          <w:szCs w:val="20"/>
        </w:rPr>
        <w:fldChar w:fldCharType="begin"/>
      </w:r>
      <w:r w:rsidR="006175D0" w:rsidRPr="00A1333B">
        <w:rPr>
          <w:rFonts w:ascii="Cambria" w:hAnsi="Cambria"/>
          <w:b/>
          <w:bCs/>
          <w:sz w:val="20"/>
          <w:szCs w:val="20"/>
        </w:rPr>
        <w:instrText xml:space="preserve"> ADDIN ZOTERO_ITEM CSL_CITATION {"citationID":"EDaXWRB3","properties":{"unsorted":false,"formattedCitation":"(Rabbi and Jeelani 2024)","plainCitation":"(Rabbi and Jeelani 2024)","noteIndex":0},"citationItems":[{"id":376,"uris":["http://zotero.org/users/19548579/items/AVQG9WIE"],"itemData":{"id":376,"type":"article-journal","abstract":"High occupational injury and fatality rate in the construction industry is a serious global concern. Recognizing AI as a solution to enhance safety performance, this study reviews 153 papers to assess and categorize current AI applications in construction, focusing on text, visual, and audio data, while also identifying challenges and future research opportunities. Real-time monitoring, hazard detection, and information extraction are identified as key areas where AI is applied, with a notable reliance on deep neural networks, object recognition, and Natural Language Processing. The review highlights major challenges, including the need for high-quality data management, semantic feature representation, and occluded object detection. Additionally, it underscores the untapped potential of audio-based AI and the advancements possible with Large Language Models for text interpretation. The findings emphasize the need for integrated, multi-faceted AI systems and advocate for responsible AI deployment to mitigate safety risks on construction sites.","container-title":"Automation in Construction","DOI":"10.1016/j.autcon.2024.105443","ISSN":"0926-5805","journalAbbreviation":"Automation in Construction","page":"105443","source":"ScienceDirect","title":"AI integration in construction safety: Current state, challenges, and future opportunities in text, vision, and audio based applications","title-short":"AI integration in construction safety","volume":"164","author":[{"family":"Rabbi","given":"Ahmed Bin Kabir"},{"family":"Jeelani","given":"Idris"}],"issued":{"date-parts":[["2024",8,1]]}}}],"schema":"https://github.com/citation-style-language/schema/raw/master/csl-citation.json"} </w:instrText>
      </w:r>
      <w:r w:rsidR="00504473" w:rsidRPr="00A1333B">
        <w:rPr>
          <w:rFonts w:ascii="Cambria" w:hAnsi="Cambria"/>
          <w:b/>
          <w:bCs/>
          <w:sz w:val="20"/>
          <w:szCs w:val="20"/>
        </w:rPr>
        <w:fldChar w:fldCharType="separate"/>
      </w:r>
      <w:r w:rsidR="00504473" w:rsidRPr="00A1333B">
        <w:rPr>
          <w:rFonts w:ascii="Cambria" w:hAnsi="Cambria"/>
          <w:b/>
          <w:bCs/>
          <w:noProof/>
          <w:sz w:val="20"/>
          <w:szCs w:val="20"/>
        </w:rPr>
        <w:t>(Rabbi and Jeelani 2024)</w:t>
      </w:r>
      <w:r w:rsidR="00504473" w:rsidRPr="00A1333B">
        <w:rPr>
          <w:rFonts w:ascii="Cambria" w:hAnsi="Cambria"/>
          <w:b/>
          <w:bCs/>
          <w:sz w:val="20"/>
          <w:szCs w:val="20"/>
        </w:rPr>
        <w:fldChar w:fldCharType="end"/>
      </w:r>
      <w:r w:rsidRPr="00A1333B">
        <w:rPr>
          <w:rFonts w:ascii="Cambria" w:hAnsi="Cambria"/>
          <w:sz w:val="20"/>
          <w:szCs w:val="20"/>
        </w:rPr>
        <w:t>.</w:t>
      </w:r>
      <w:r w:rsidR="007067D0" w:rsidRPr="00A1333B">
        <w:rPr>
          <w:rFonts w:ascii="Cambria" w:hAnsi="Cambria"/>
          <w:sz w:val="20"/>
          <w:szCs w:val="20"/>
        </w:rPr>
        <w:t xml:space="preserve"> </w:t>
      </w:r>
    </w:p>
    <w:p w14:paraId="7909E92C" w14:textId="17DD4DD3" w:rsidR="008D085B" w:rsidRPr="00A1333B" w:rsidRDefault="008D085B" w:rsidP="008D085B">
      <w:pPr>
        <w:jc w:val="both"/>
        <w:rPr>
          <w:rFonts w:ascii="Cambria" w:hAnsi="Cambria"/>
          <w:sz w:val="20"/>
          <w:szCs w:val="20"/>
        </w:rPr>
      </w:pPr>
      <w:r w:rsidRPr="00A1333B">
        <w:rPr>
          <w:rFonts w:ascii="Cambria" w:hAnsi="Cambria"/>
          <w:sz w:val="20"/>
          <w:szCs w:val="20"/>
        </w:rPr>
        <w:t>The keywords were determined by analyzing frequent words found in papers where AI was applied to enhance construction management and safety</w:t>
      </w:r>
      <w:r w:rsidR="00504473" w:rsidRPr="00A1333B">
        <w:rPr>
          <w:rFonts w:ascii="Cambria" w:hAnsi="Cambria"/>
          <w:sz w:val="20"/>
          <w:szCs w:val="20"/>
        </w:rPr>
        <w:t xml:space="preserve"> </w:t>
      </w:r>
      <w:r w:rsidR="00504473" w:rsidRPr="00A1333B">
        <w:rPr>
          <w:rFonts w:ascii="Cambria" w:hAnsi="Cambria"/>
          <w:b/>
          <w:bCs/>
          <w:sz w:val="20"/>
          <w:szCs w:val="20"/>
        </w:rPr>
        <w:fldChar w:fldCharType="begin"/>
      </w:r>
      <w:r w:rsidR="006175D0" w:rsidRPr="00A1333B">
        <w:rPr>
          <w:rFonts w:ascii="Cambria" w:hAnsi="Cambria"/>
          <w:b/>
          <w:bCs/>
          <w:sz w:val="20"/>
          <w:szCs w:val="20"/>
        </w:rPr>
        <w:instrText xml:space="preserve"> ADDIN ZOTERO_ITEM CSL_CITATION {"citationID":"S472cMHS","properties":{"unsorted":false,"formattedCitation":"(Rabbi and Jeelani 2024)","plainCitation":"(Rabbi and Jeelani 2024)","noteIndex":0},"citationItems":[{"id":376,"uris":["http://zotero.org/users/19548579/items/AVQG9WIE"],"itemData":{"id":376,"type":"article-journal","abstract":"High occupational injury and fatality rate in the construction industry is a serious global concern. Recognizing AI as a solution to enhance safety performance, this study reviews 153 papers to assess and categorize current AI applications in construction, focusing on text, visual, and audio data, while also identifying challenges and future research opportunities. Real-time monitoring, hazard detection, and information extraction are identified as key areas where AI is applied, with a notable reliance on deep neural networks, object recognition, and Natural Language Processing. The review highlights major challenges, including the need for high-quality data management, semantic feature representation, and occluded object detection. Additionally, it underscores the untapped potential of audio-based AI and the advancements possible with Large Language Models for text interpretation. The findings emphasize the need for integrated, multi-faceted AI systems and advocate for responsible AI deployment to mitigate safety risks on construction sites.","container-title":"Automation in Construction","DOI":"10.1016/j.autcon.2024.105443","ISSN":"0926-5805","journalAbbreviation":"Automation in Construction","page":"105443","source":"ScienceDirect","title":"AI integration in construction safety: Current state, challenges, and future opportunities in text, vision, and audio based applications","title-short":"AI integration in construction safety","volume":"164","author":[{"family":"Rabbi","given":"Ahmed Bin Kabir"},{"family":"Jeelani","given":"Idris"}],"issued":{"date-parts":[["2024",8,1]]}}}],"schema":"https://github.com/citation-style-language/schema/raw/master/csl-citation.json"} </w:instrText>
      </w:r>
      <w:r w:rsidR="00504473" w:rsidRPr="00A1333B">
        <w:rPr>
          <w:rFonts w:ascii="Cambria" w:hAnsi="Cambria"/>
          <w:b/>
          <w:bCs/>
          <w:sz w:val="20"/>
          <w:szCs w:val="20"/>
        </w:rPr>
        <w:fldChar w:fldCharType="separate"/>
      </w:r>
      <w:r w:rsidR="00504473" w:rsidRPr="00A1333B">
        <w:rPr>
          <w:rFonts w:ascii="Cambria" w:hAnsi="Cambria"/>
          <w:b/>
          <w:bCs/>
          <w:noProof/>
          <w:sz w:val="20"/>
          <w:szCs w:val="20"/>
        </w:rPr>
        <w:t>(Rabbi and Jeelani 2024)</w:t>
      </w:r>
      <w:r w:rsidR="00504473" w:rsidRPr="00A1333B">
        <w:rPr>
          <w:rFonts w:ascii="Cambria" w:hAnsi="Cambria"/>
          <w:b/>
          <w:bCs/>
          <w:sz w:val="20"/>
          <w:szCs w:val="20"/>
        </w:rPr>
        <w:fldChar w:fldCharType="end"/>
      </w:r>
      <w:r w:rsidRPr="00A1333B">
        <w:rPr>
          <w:rFonts w:ascii="Cambria" w:hAnsi="Cambria"/>
          <w:sz w:val="20"/>
          <w:szCs w:val="20"/>
        </w:rPr>
        <w:t>. The search query was constructed using a tripartite Boolean logic framework designed to intersect three distinct conceptual domains: (1) the specific AI architecture (Multimodal vision-language systems), (2) the analytical task (spatiotemporal and dynamic reasoning), and (3) the application domain (construction management). The exact search strings applied across both databases are as follows:</w:t>
      </w:r>
    </w:p>
    <w:p w14:paraId="0C432EF4" w14:textId="77777777" w:rsidR="008D085B" w:rsidRPr="00A1333B" w:rsidRDefault="008D085B" w:rsidP="008D085B">
      <w:pPr>
        <w:numPr>
          <w:ilvl w:val="0"/>
          <w:numId w:val="18"/>
        </w:numPr>
        <w:jc w:val="both"/>
        <w:rPr>
          <w:rFonts w:ascii="Cambria" w:hAnsi="Cambria"/>
          <w:i/>
          <w:iCs/>
          <w:sz w:val="20"/>
          <w:szCs w:val="20"/>
        </w:rPr>
      </w:pPr>
      <w:r w:rsidRPr="00A1333B">
        <w:rPr>
          <w:rFonts w:ascii="Cambria" w:hAnsi="Cambria"/>
          <w:b/>
          <w:bCs/>
          <w:i/>
          <w:iCs/>
          <w:sz w:val="20"/>
          <w:szCs w:val="20"/>
        </w:rPr>
        <w:t>String 1 — AI Architecture:</w:t>
      </w:r>
      <w:r w:rsidRPr="00A1333B">
        <w:rPr>
          <w:rFonts w:ascii="Cambria" w:hAnsi="Cambria"/>
          <w:i/>
          <w:iCs/>
          <w:sz w:val="20"/>
          <w:szCs w:val="20"/>
        </w:rPr>
        <w:t xml:space="preserve"> ("Vision-Language Model*" OR "VLM" OR "Vision-Text" OR "Image-Text" OR "Visual Question Answering" OR "VQA" OR "Image Captioning" OR "CLIP" OR "Large Multimodal Model*" OR "LMM" OR "Foundation Model*" OR "Generative AI" OR "Video-Language" OR "Video-Text") </w:t>
      </w:r>
      <w:r w:rsidRPr="00A1333B">
        <w:rPr>
          <w:rFonts w:ascii="Cambria" w:hAnsi="Cambria"/>
          <w:b/>
          <w:bCs/>
          <w:i/>
          <w:iCs/>
          <w:sz w:val="20"/>
          <w:szCs w:val="20"/>
        </w:rPr>
        <w:t>AND</w:t>
      </w:r>
    </w:p>
    <w:p w14:paraId="086D04C3" w14:textId="77777777" w:rsidR="008D085B" w:rsidRPr="00A1333B" w:rsidRDefault="008D085B" w:rsidP="008D085B">
      <w:pPr>
        <w:numPr>
          <w:ilvl w:val="0"/>
          <w:numId w:val="18"/>
        </w:numPr>
        <w:jc w:val="both"/>
        <w:rPr>
          <w:rFonts w:ascii="Cambria" w:hAnsi="Cambria"/>
          <w:i/>
          <w:iCs/>
          <w:sz w:val="20"/>
          <w:szCs w:val="20"/>
        </w:rPr>
      </w:pPr>
      <w:r w:rsidRPr="00A1333B">
        <w:rPr>
          <w:rFonts w:ascii="Cambria" w:hAnsi="Cambria"/>
          <w:b/>
          <w:bCs/>
          <w:i/>
          <w:iCs/>
          <w:sz w:val="20"/>
          <w:szCs w:val="20"/>
        </w:rPr>
        <w:t>String 2 — Analytical Task:</w:t>
      </w:r>
      <w:r w:rsidRPr="00A1333B">
        <w:rPr>
          <w:rFonts w:ascii="Cambria" w:hAnsi="Cambria"/>
          <w:i/>
          <w:iCs/>
          <w:sz w:val="20"/>
          <w:szCs w:val="20"/>
        </w:rPr>
        <w:t xml:space="preserve"> ("Spatiotemporal" OR "Spatio-temporal" OR "Video" OR "Temporal" OR "Dynamic" OR "Time-series" OR "4D" OR "Motion" OR "Tracking" OR "Sequenc*" OR "Action recognition" OR "Activity recognition") </w:t>
      </w:r>
      <w:r w:rsidRPr="00A1333B">
        <w:rPr>
          <w:rFonts w:ascii="Cambria" w:hAnsi="Cambria"/>
          <w:b/>
          <w:bCs/>
          <w:i/>
          <w:iCs/>
          <w:sz w:val="20"/>
          <w:szCs w:val="20"/>
        </w:rPr>
        <w:t>AND</w:t>
      </w:r>
    </w:p>
    <w:p w14:paraId="595C5034" w14:textId="77777777" w:rsidR="008D085B" w:rsidRPr="00A1333B" w:rsidRDefault="008D085B" w:rsidP="008D085B">
      <w:pPr>
        <w:numPr>
          <w:ilvl w:val="0"/>
          <w:numId w:val="18"/>
        </w:numPr>
        <w:jc w:val="both"/>
        <w:rPr>
          <w:rFonts w:ascii="Cambria" w:hAnsi="Cambria"/>
          <w:i/>
          <w:iCs/>
          <w:sz w:val="20"/>
          <w:szCs w:val="20"/>
        </w:rPr>
      </w:pPr>
      <w:r w:rsidRPr="00A1333B">
        <w:rPr>
          <w:rFonts w:ascii="Cambria" w:hAnsi="Cambria"/>
          <w:b/>
          <w:bCs/>
          <w:i/>
          <w:iCs/>
          <w:sz w:val="20"/>
          <w:szCs w:val="20"/>
        </w:rPr>
        <w:lastRenderedPageBreak/>
        <w:t>String 3 — Application Domain:</w:t>
      </w:r>
      <w:r w:rsidRPr="00A1333B">
        <w:rPr>
          <w:rFonts w:ascii="Cambria" w:hAnsi="Cambria"/>
          <w:i/>
          <w:iCs/>
          <w:sz w:val="20"/>
          <w:szCs w:val="20"/>
        </w:rPr>
        <w:t xml:space="preserve"> ("Construction Management" OR "Civil Engineering" OR "AEC" OR "Infrastructure" OR "Built Environment" OR "Construction Site" OR "Safety Monitoring" OR "Structural Health Monitoring" OR "Digital Twin")</w:t>
      </w:r>
    </w:p>
    <w:p w14:paraId="6CD1507A" w14:textId="588E985D" w:rsidR="007067D0" w:rsidRPr="00A1333B" w:rsidRDefault="008D085B" w:rsidP="007067D0">
      <w:pPr>
        <w:jc w:val="both"/>
        <w:rPr>
          <w:rFonts w:ascii="Cambria" w:hAnsi="Cambria"/>
          <w:sz w:val="20"/>
          <w:szCs w:val="20"/>
        </w:rPr>
      </w:pPr>
      <w:r w:rsidRPr="00A1333B">
        <w:rPr>
          <w:rFonts w:ascii="Cambria" w:hAnsi="Cambria"/>
          <w:sz w:val="20"/>
          <w:szCs w:val="20"/>
        </w:rPr>
        <w:t>Given the rapidly evolving nomenclature of VLM research, relying purely on an algorithmic, keyword-based search poses a risk of omitting foundational or transitional works that may not employ contemporary terminology. To address this limitation, a secondary backward snowballing (ancestry/reference chain) strategy was employed. The reference lists of all articles retained after the full-text review were systematically mined to identify foundational or transitional technologies, ensuring that some articles that were missed during the keyword search process were identified from using reference chains</w:t>
      </w:r>
      <w:r w:rsidR="00504473" w:rsidRPr="00A1333B">
        <w:rPr>
          <w:rFonts w:ascii="Cambria" w:hAnsi="Cambria"/>
          <w:sz w:val="20"/>
          <w:szCs w:val="20"/>
        </w:rPr>
        <w:t xml:space="preserve"> </w:t>
      </w:r>
      <w:r w:rsidR="00504473" w:rsidRPr="00A1333B">
        <w:rPr>
          <w:rFonts w:ascii="Cambria" w:hAnsi="Cambria"/>
          <w:b/>
          <w:bCs/>
          <w:sz w:val="20"/>
          <w:szCs w:val="20"/>
        </w:rPr>
        <w:fldChar w:fldCharType="begin"/>
      </w:r>
      <w:r w:rsidR="006175D0" w:rsidRPr="00A1333B">
        <w:rPr>
          <w:rFonts w:ascii="Cambria" w:hAnsi="Cambria"/>
          <w:b/>
          <w:bCs/>
          <w:sz w:val="20"/>
          <w:szCs w:val="20"/>
        </w:rPr>
        <w:instrText xml:space="preserve"> ADDIN ZOTERO_ITEM CSL_CITATION {"citationID":"eiDZHISH","properties":{"unsorted":false,"formattedCitation":"(Rabbi and Jeelani 2024)","plainCitation":"(Rabbi and Jeelani 2024)","noteIndex":0},"citationItems":[{"id":376,"uris":["http://zotero.org/users/19548579/items/AVQG9WIE"],"itemData":{"id":376,"type":"article-journal","abstract":"High occupational injury and fatality rate in the construction industry is a serious global concern. Recognizing AI as a solution to enhance safety performance, this study reviews 153 papers to assess and categorize current AI applications in construction, focusing on text, visual, and audio data, while also identifying challenges and future research opportunities. Real-time monitoring, hazard detection, and information extraction are identified as key areas where AI is applied, with a notable reliance on deep neural networks, object recognition, and Natural Language Processing. The review highlights major challenges, including the need for high-quality data management, semantic feature representation, and occluded object detection. Additionally, it underscores the untapped potential of audio-based AI and the advancements possible with Large Language Models for text interpretation. The findings emphasize the need for integrated, multi-faceted AI systems and advocate for responsible AI deployment to mitigate safety risks on construction sites.","container-title":"Automation in Construction","DOI":"10.1016/j.autcon.2024.105443","ISSN":"0926-5805","journalAbbreviation":"Automation in Construction","page":"105443","source":"ScienceDirect","title":"AI integration in construction safety: Current state, challenges, and future opportunities in text, vision, and audio based applications","title-short":"AI integration in construction safety","volume":"164","author":[{"family":"Rabbi","given":"Ahmed Bin Kabir"},{"family":"Jeelani","given":"Idris"}],"issued":{"date-parts":[["2024",8,1]]}}}],"schema":"https://github.com/citation-style-language/schema/raw/master/csl-citation.json"} </w:instrText>
      </w:r>
      <w:r w:rsidR="00504473" w:rsidRPr="00A1333B">
        <w:rPr>
          <w:rFonts w:ascii="Cambria" w:hAnsi="Cambria"/>
          <w:b/>
          <w:bCs/>
          <w:sz w:val="20"/>
          <w:szCs w:val="20"/>
        </w:rPr>
        <w:fldChar w:fldCharType="separate"/>
      </w:r>
      <w:r w:rsidR="00504473" w:rsidRPr="00A1333B">
        <w:rPr>
          <w:rFonts w:ascii="Cambria" w:hAnsi="Cambria"/>
          <w:b/>
          <w:bCs/>
          <w:noProof/>
          <w:sz w:val="20"/>
          <w:szCs w:val="20"/>
        </w:rPr>
        <w:t>(Rabbi and Jeelani 2024)</w:t>
      </w:r>
      <w:r w:rsidR="00504473" w:rsidRPr="00A1333B">
        <w:rPr>
          <w:rFonts w:ascii="Cambria" w:hAnsi="Cambria"/>
          <w:b/>
          <w:bCs/>
          <w:sz w:val="20"/>
          <w:szCs w:val="20"/>
        </w:rPr>
        <w:fldChar w:fldCharType="end"/>
      </w:r>
      <w:r w:rsidRPr="00A1333B">
        <w:rPr>
          <w:rFonts w:ascii="Cambria" w:hAnsi="Cambria"/>
          <w:sz w:val="20"/>
          <w:szCs w:val="20"/>
        </w:rPr>
        <w:t>.</w:t>
      </w:r>
    </w:p>
    <w:p w14:paraId="0869A8A0" w14:textId="77777777" w:rsidR="007067D0" w:rsidRPr="00A1333B" w:rsidRDefault="007067D0" w:rsidP="007067D0">
      <w:pPr>
        <w:rPr>
          <w:rFonts w:ascii="Cambria" w:hAnsi="Cambria"/>
          <w:b/>
          <w:bCs/>
          <w:sz w:val="20"/>
          <w:szCs w:val="20"/>
        </w:rPr>
      </w:pPr>
      <w:r w:rsidRPr="00A1333B">
        <w:rPr>
          <w:rFonts w:ascii="Cambria" w:hAnsi="Cambria"/>
          <w:b/>
          <w:bCs/>
          <w:sz w:val="20"/>
          <w:szCs w:val="20"/>
        </w:rPr>
        <w:t>2.2 Eligibility Criteria</w:t>
      </w:r>
    </w:p>
    <w:p w14:paraId="5876AFE8" w14:textId="6738EC0C" w:rsidR="007067D0" w:rsidRPr="00A1333B" w:rsidRDefault="00FF2E30" w:rsidP="007067D0">
      <w:pPr>
        <w:jc w:val="both"/>
        <w:rPr>
          <w:rFonts w:ascii="Cambria" w:hAnsi="Cambria"/>
          <w:sz w:val="20"/>
          <w:szCs w:val="20"/>
        </w:rPr>
      </w:pPr>
      <w:r w:rsidRPr="00A1333B">
        <w:rPr>
          <w:rFonts w:ascii="Cambria" w:hAnsi="Cambria"/>
          <w:sz w:val="20"/>
          <w:szCs w:val="20"/>
        </w:rPr>
        <w:t>To maintain a disciplined and reproducible scope in accordance with the PRISMA-ScR guidelines</w:t>
      </w:r>
      <w:r w:rsidR="00504473" w:rsidRPr="00A1333B">
        <w:rPr>
          <w:rFonts w:ascii="Cambria" w:hAnsi="Cambria"/>
          <w:sz w:val="20"/>
          <w:szCs w:val="20"/>
        </w:rPr>
        <w:t xml:space="preserve"> </w:t>
      </w:r>
      <w:r w:rsidR="00504473" w:rsidRPr="00A1333B">
        <w:rPr>
          <w:rFonts w:ascii="Cambria" w:hAnsi="Cambria"/>
          <w:b/>
          <w:bCs/>
          <w:sz w:val="20"/>
          <w:szCs w:val="20"/>
        </w:rPr>
        <w:fldChar w:fldCharType="begin"/>
      </w:r>
      <w:r w:rsidR="006175D0" w:rsidRPr="00A1333B">
        <w:rPr>
          <w:rFonts w:ascii="Cambria" w:hAnsi="Cambria"/>
          <w:b/>
          <w:bCs/>
          <w:sz w:val="20"/>
          <w:szCs w:val="20"/>
        </w:rPr>
        <w:instrText xml:space="preserve"> ADDIN ZOTERO_ITEM CSL_CITATION {"citationID":"UZllk28o","properties":{"unsorted":false,"formattedCitation":"(Tricco et al. 2018)","plainCitation":"(Tricco et al. 2018)","noteIndex":0},"citationItems":[{"id":348,"uris":["http://zotero.org/users/19548579/items/8Z99ANSQ"],"itemData":{"id":348,"type":"article-journal","abstract":"Scoping reviews, a type of knowledge synthesis, follow a systematic approach to map evidence on a topic and identify main concepts, theories, sources, and knowledge gaps. Although more scoping reviews are being done, their methodological and reporting quality need improvement. This document presents the PRISMA-ScR (Preferred Reporting Items for Systematic reviews and Meta-Analyses extension for Scoping Reviews) checklist and explanation. The checklist was developed by a 24-member expert panel and 2 research leads following published guidance from the EQUATOR (Enhancing the QUAlity and Transparency Of health Research) Network. The final checklist contains 20 essential reporting items and 2 optional items. The authors provide a rationale and an example of good reporting for each item. The intent of the PRISMA-ScR is to help readers (including researchers, publishers, commissioners, policymakers, health care providers, guideline developers, and patients or consumers) develop a greater understanding of relevant terminology, core concepts, and key items to report for scoping reviews.","container-title":"Annals of Internal Medicine","DOI":"10.7326/M18-0850","ISSN":"1539-3704","issue":"7","journalAbbreviation":"Ann Intern Med","language":"eng","page":"467-473","PMID":"30178033","source":"PubMed","title":"PRISMA Extension for Scoping Reviews (PRISMA-ScR): Checklist and Explanation","title-short":"PRISMA Extension for Scoping Reviews (PRISMA-ScR)","volume":"169","author":[{"family":"Tricco","given":"Andrea C."},{"family":"Lillie","given":"Erin"},{"family":"Zarin","given":"Wasifa"},{"family":"O'Brien","given":"Kelly K."},{"family":"Colquhoun","given":"Heather"},{"family":"Levac","given":"Danielle"},{"family":"Moher","given":"David"},{"family":"Peters","given":"Micah D. J."},{"family":"Horsley","given":"Tanya"},{"family":"Weeks","given":"Laura"},{"family":"Hempel","given":"Susanne"},{"family":"Akl","given":"Elie A."},{"family":"Chang","given":"Christine"},{"family":"McGowan","given":"Jessie"},{"family":"Stewart","given":"Lesley"},{"family":"Hartling","given":"Lisa"},{"family":"Aldcroft","given":"Adrian"},{"family":"Wilson","given":"Michael G."},{"family":"Garritty","given":"Chantelle"},{"family":"Lewin","given":"Simon"},{"family":"Godfrey","given":"Christina M."},{"family":"Macdonald","given":"Marilyn T."},{"family":"Langlois","given":"Etienne V."},{"family":"Soares-Weiser","given":"Karla"},{"family":"Moriarty","given":"Jo"},{"family":"Clifford","given":"Tammy"},{"family":"Tunçalp","given":"Özge"},{"family":"Straus","given":"Sharon E."}],"issued":{"date-parts":[["2018",10,2]]}}}],"schema":"https://github.com/citation-style-language/schema/raw/master/csl-citation.json"} </w:instrText>
      </w:r>
      <w:r w:rsidR="00504473" w:rsidRPr="00A1333B">
        <w:rPr>
          <w:rFonts w:ascii="Cambria" w:hAnsi="Cambria"/>
          <w:b/>
          <w:bCs/>
          <w:sz w:val="20"/>
          <w:szCs w:val="20"/>
        </w:rPr>
        <w:fldChar w:fldCharType="separate"/>
      </w:r>
      <w:r w:rsidR="00504473" w:rsidRPr="00A1333B">
        <w:rPr>
          <w:rFonts w:ascii="Cambria" w:hAnsi="Cambria"/>
          <w:b/>
          <w:bCs/>
          <w:noProof/>
          <w:sz w:val="20"/>
          <w:szCs w:val="20"/>
        </w:rPr>
        <w:t>(Tricco et al. 2018)</w:t>
      </w:r>
      <w:r w:rsidR="00504473" w:rsidRPr="00A1333B">
        <w:rPr>
          <w:rFonts w:ascii="Cambria" w:hAnsi="Cambria"/>
          <w:b/>
          <w:bCs/>
          <w:sz w:val="20"/>
          <w:szCs w:val="20"/>
        </w:rPr>
        <w:fldChar w:fldCharType="end"/>
      </w:r>
      <w:r w:rsidRPr="00A1333B">
        <w:rPr>
          <w:rFonts w:ascii="Cambria" w:hAnsi="Cambria"/>
          <w:sz w:val="20"/>
          <w:szCs w:val="20"/>
        </w:rPr>
        <w:t>, explicit inclusion and exclusion criteria were established a priori, prior to the commencement of the screening process. These criteria were strategically designed to isolate high-quality literature that directly addresses the intersection of multimodal AI and active construction management, as narrowing the selection to reputable peer-reviewed journals enhances the reliability and relevance of the chosen studies</w:t>
      </w:r>
      <w:r w:rsidR="00504473" w:rsidRPr="00A1333B">
        <w:rPr>
          <w:rFonts w:ascii="Cambria" w:hAnsi="Cambria"/>
          <w:sz w:val="20"/>
          <w:szCs w:val="20"/>
        </w:rPr>
        <w:t xml:space="preserve"> </w:t>
      </w:r>
      <w:r w:rsidR="00504473" w:rsidRPr="00A1333B">
        <w:rPr>
          <w:rFonts w:ascii="Cambria" w:hAnsi="Cambria"/>
          <w:b/>
          <w:bCs/>
          <w:sz w:val="20"/>
          <w:szCs w:val="20"/>
        </w:rPr>
        <w:fldChar w:fldCharType="begin"/>
      </w:r>
      <w:r w:rsidR="006175D0" w:rsidRPr="00A1333B">
        <w:rPr>
          <w:rFonts w:ascii="Cambria" w:hAnsi="Cambria"/>
          <w:b/>
          <w:bCs/>
          <w:sz w:val="20"/>
          <w:szCs w:val="20"/>
        </w:rPr>
        <w:instrText xml:space="preserve"> ADDIN ZOTERO_ITEM CSL_CITATION {"citationID":"V6Wm2yLK","properties":{"unsorted":false,"formattedCitation":"(Rabbi and Jeelani 2024)","plainCitation":"(Rabbi and Jeelani 2024)","noteIndex":0},"citationItems":[{"id":376,"uris":["http://zotero.org/users/19548579/items/AVQG9WIE"],"itemData":{"id":376,"type":"article-journal","abstract":"High occupational injury and fatality rate in the construction industry is a serious global concern. Recognizing AI as a solution to enhance safety performance, this study reviews 153 papers to assess and categorize current AI applications in construction, focusing on text, visual, and audio data, while also identifying challenges and future research opportunities. Real-time monitoring, hazard detection, and information extraction are identified as key areas where AI is applied, with a notable reliance on deep neural networks, object recognition, and Natural Language Processing. The review highlights major challenges, including the need for high-quality data management, semantic feature representation, and occluded object detection. Additionally, it underscores the untapped potential of audio-based AI and the advancements possible with Large Language Models for text interpretation. The findings emphasize the need for integrated, multi-faceted AI systems and advocate for responsible AI deployment to mitigate safety risks on construction sites.","container-title":"Automation in Construction","DOI":"10.1016/j.autcon.2024.105443","ISSN":"0926-5805","journalAbbreviation":"Automation in Construction","page":"105443","source":"ScienceDirect","title":"AI integration in construction safety: Current state, challenges, and future opportunities in text, vision, and audio based applications","title-short":"AI integration in construction safety","volume":"164","author":[{"family":"Rabbi","given":"Ahmed Bin Kabir"},{"family":"Jeelani","given":"Idris"}],"issued":{"date-parts":[["2024",8,1]]}}}],"schema":"https://github.com/citation-style-language/schema/raw/master/csl-citation.json"} </w:instrText>
      </w:r>
      <w:r w:rsidR="00504473" w:rsidRPr="00A1333B">
        <w:rPr>
          <w:rFonts w:ascii="Cambria" w:hAnsi="Cambria"/>
          <w:b/>
          <w:bCs/>
          <w:sz w:val="20"/>
          <w:szCs w:val="20"/>
        </w:rPr>
        <w:fldChar w:fldCharType="separate"/>
      </w:r>
      <w:r w:rsidR="00504473" w:rsidRPr="00A1333B">
        <w:rPr>
          <w:rFonts w:ascii="Cambria" w:hAnsi="Cambria"/>
          <w:b/>
          <w:bCs/>
          <w:sz w:val="20"/>
          <w:szCs w:val="20"/>
        </w:rPr>
        <w:t>(Rabbi and Jeelani 2024)</w:t>
      </w:r>
      <w:r w:rsidR="00504473" w:rsidRPr="00A1333B">
        <w:rPr>
          <w:rFonts w:ascii="Cambria" w:hAnsi="Cambria"/>
          <w:b/>
          <w:bCs/>
          <w:sz w:val="20"/>
          <w:szCs w:val="20"/>
        </w:rPr>
        <w:fldChar w:fldCharType="end"/>
      </w:r>
      <w:r w:rsidRPr="00A1333B">
        <w:rPr>
          <w:rFonts w:ascii="Cambria" w:hAnsi="Cambria"/>
          <w:sz w:val="20"/>
          <w:szCs w:val="20"/>
        </w:rPr>
        <w:t>. Furthermore, the criteria deliberately retain a select number of traditional unimodal Computer Vision (CV) and Natural Language Processing (NLP) papers to establish an evolutionary comparative baseline. This baseline is essential to empirically demonstrate the inherent limitations of prior technologies and the "semantic gap," which indicates the limitation of computer vision systems in extracting the visual data of what the cameras "see"</w:t>
      </w:r>
      <w:r w:rsidR="00504473" w:rsidRPr="00A1333B">
        <w:rPr>
          <w:rFonts w:ascii="Cambria" w:hAnsi="Cambria"/>
          <w:sz w:val="20"/>
          <w:szCs w:val="20"/>
        </w:rPr>
        <w:t xml:space="preserve"> </w:t>
      </w:r>
      <w:r w:rsidR="00504473" w:rsidRPr="00A1333B">
        <w:rPr>
          <w:rFonts w:ascii="Cambria" w:hAnsi="Cambria"/>
          <w:b/>
          <w:bCs/>
          <w:sz w:val="20"/>
          <w:szCs w:val="20"/>
        </w:rPr>
        <w:fldChar w:fldCharType="begin"/>
      </w:r>
      <w:r w:rsidR="006175D0" w:rsidRPr="00A1333B">
        <w:rPr>
          <w:rFonts w:ascii="Cambria" w:hAnsi="Cambria"/>
          <w:b/>
          <w:bCs/>
          <w:sz w:val="20"/>
          <w:szCs w:val="20"/>
        </w:rPr>
        <w:instrText xml:space="preserve"> ADDIN ZOTERO_ITEM CSL_CITATION {"citationID":"SrHel2u1","properties":{"unsorted":false,"formattedCitation":"(Wu et al. 2021)","plainCitation":"(Wu et al. 2021)","noteIndex":0},"citationItems":[{"id":356,"uris":["http://zotero.org/users/19548579/items/NQKQBM66"],"itemData":{"id":356,"type":"article-journal","abstract":"Computer vision has been utilized to extract safety-related information from images with the advancement of video monitoring systems and deep learning algorithms. However, construction safety management is a knowledge-intensive task; for instance, safety managers rely on safety regulations and their prior knowledge during a jobsite safety inspection. This paper presents a conceptual framework that combines computer vision and ontology techniques to facilitate the management of safety by semantically reasoning hazards and corresponding mitigations. Specifically, computer vision is used to detect visual information from on-site photos while the safety regulatory knowledge is formally represented by ontology and semantic web rule language (SWRL) rules. Hazards and corresponding mitigations can be inferred by comparing extracted visual information from construction images with pre-defined SWRL rules. Finally, the example of falls from height is selected to validate the theoretical and technical feasibility of the developed conceptual framework. Results show that the proposed framework operates similar to the thinking model of safety managers and can facilitate on-site hazard identification and prevention by semantically reasoning hazards from images and listing corresponding mitigations.","container-title":"Journal of Building Engineering","DOI":"10.1016/j.jobe.2021.103036","ISSN":"2352-7102","journalAbbreviation":"Journal of Building Engineering","page":"103036","source":"ScienceDirect","title":"Combining computer vision with semantic reasoning for on-site safety management in construction","volume":"42","author":[{"family":"Wu","given":"Haitao"},{"family":"Zhong","given":"Botao"},{"family":"Li","given":"Heng"},{"family":"Love","given":"Peter"},{"family":"Pan","given":"Xing"},{"family":"Zhao","given":"Neng"}],"issued":{"date-parts":[["2021",10,1]]}}}],"schema":"https://github.com/citation-style-language/schema/raw/master/csl-citation.json"} </w:instrText>
      </w:r>
      <w:r w:rsidR="00504473" w:rsidRPr="00A1333B">
        <w:rPr>
          <w:rFonts w:ascii="Cambria" w:hAnsi="Cambria"/>
          <w:b/>
          <w:bCs/>
          <w:sz w:val="20"/>
          <w:szCs w:val="20"/>
        </w:rPr>
        <w:fldChar w:fldCharType="separate"/>
      </w:r>
      <w:r w:rsidR="00504473" w:rsidRPr="00A1333B">
        <w:rPr>
          <w:rFonts w:ascii="Cambria" w:hAnsi="Cambria"/>
          <w:b/>
          <w:bCs/>
          <w:noProof/>
          <w:sz w:val="20"/>
          <w:szCs w:val="20"/>
        </w:rPr>
        <w:t>(Wu et al. 2021)</w:t>
      </w:r>
      <w:r w:rsidR="00504473" w:rsidRPr="00A1333B">
        <w:rPr>
          <w:rFonts w:ascii="Cambria" w:hAnsi="Cambria"/>
          <w:b/>
          <w:bCs/>
          <w:sz w:val="20"/>
          <w:szCs w:val="20"/>
        </w:rPr>
        <w:fldChar w:fldCharType="end"/>
      </w:r>
      <w:r w:rsidRPr="00A1333B">
        <w:rPr>
          <w:rFonts w:ascii="Cambria" w:hAnsi="Cambria"/>
          <w:sz w:val="20"/>
          <w:szCs w:val="20"/>
        </w:rPr>
        <w:t>. The exact criteria applied during the screening process are summarized in Table 1.</w:t>
      </w:r>
    </w:p>
    <w:p w14:paraId="5C473072" w14:textId="77777777" w:rsidR="007067D0" w:rsidRPr="00A1333B" w:rsidRDefault="007067D0" w:rsidP="007067D0">
      <w:pPr>
        <w:rPr>
          <w:rFonts w:ascii="Cambria" w:hAnsi="Cambria"/>
          <w:sz w:val="20"/>
          <w:szCs w:val="20"/>
        </w:rPr>
      </w:pPr>
      <w:r w:rsidRPr="00A1333B">
        <w:rPr>
          <w:rFonts w:ascii="Cambria" w:hAnsi="Cambria"/>
          <w:b/>
          <w:bCs/>
          <w:sz w:val="20"/>
          <w:szCs w:val="20"/>
        </w:rPr>
        <w:t>Table 1. Summary of inclusion and exclusion criteria.</w:t>
      </w:r>
    </w:p>
    <w:tbl>
      <w:tblPr>
        <w:tblStyle w:val="TableGrid"/>
        <w:tblW w:w="0" w:type="auto"/>
        <w:tblLook w:val="04A0" w:firstRow="1" w:lastRow="0" w:firstColumn="1" w:lastColumn="0" w:noHBand="0" w:noVBand="1"/>
      </w:tblPr>
      <w:tblGrid>
        <w:gridCol w:w="1281"/>
        <w:gridCol w:w="4204"/>
        <w:gridCol w:w="3865"/>
      </w:tblGrid>
      <w:tr w:rsidR="007067D0" w:rsidRPr="00A1333B" w14:paraId="7AEF4FAF" w14:textId="77777777" w:rsidTr="007067D0">
        <w:tc>
          <w:tcPr>
            <w:tcW w:w="1281" w:type="dxa"/>
            <w:hideMark/>
          </w:tcPr>
          <w:p w14:paraId="321A6519" w14:textId="77777777" w:rsidR="007067D0" w:rsidRPr="00A1333B" w:rsidRDefault="007067D0" w:rsidP="00A83426">
            <w:pPr>
              <w:spacing w:after="160" w:line="278" w:lineRule="auto"/>
              <w:rPr>
                <w:rFonts w:ascii="Cambria" w:hAnsi="Cambria"/>
                <w:b/>
                <w:bCs/>
                <w:sz w:val="20"/>
                <w:szCs w:val="20"/>
              </w:rPr>
            </w:pPr>
            <w:r w:rsidRPr="00A1333B">
              <w:rPr>
                <w:rFonts w:ascii="Cambria" w:hAnsi="Cambria"/>
                <w:b/>
                <w:bCs/>
                <w:sz w:val="20"/>
                <w:szCs w:val="20"/>
              </w:rPr>
              <w:t>Dimension</w:t>
            </w:r>
          </w:p>
        </w:tc>
        <w:tc>
          <w:tcPr>
            <w:tcW w:w="4204" w:type="dxa"/>
            <w:hideMark/>
          </w:tcPr>
          <w:p w14:paraId="39A54833" w14:textId="77777777" w:rsidR="007067D0" w:rsidRPr="00A1333B" w:rsidRDefault="007067D0" w:rsidP="00A83426">
            <w:pPr>
              <w:spacing w:after="160" w:line="278" w:lineRule="auto"/>
              <w:rPr>
                <w:rFonts w:ascii="Cambria" w:hAnsi="Cambria"/>
                <w:b/>
                <w:bCs/>
                <w:sz w:val="20"/>
                <w:szCs w:val="20"/>
              </w:rPr>
            </w:pPr>
            <w:r w:rsidRPr="00A1333B">
              <w:rPr>
                <w:rFonts w:ascii="Cambria" w:hAnsi="Cambria"/>
                <w:b/>
                <w:bCs/>
                <w:sz w:val="20"/>
                <w:szCs w:val="20"/>
              </w:rPr>
              <w:t>Inclusion Criteria</w:t>
            </w:r>
          </w:p>
        </w:tc>
        <w:tc>
          <w:tcPr>
            <w:tcW w:w="3865" w:type="dxa"/>
            <w:hideMark/>
          </w:tcPr>
          <w:p w14:paraId="14CF9762" w14:textId="77777777" w:rsidR="007067D0" w:rsidRPr="00A1333B" w:rsidRDefault="007067D0" w:rsidP="00A83426">
            <w:pPr>
              <w:spacing w:after="160" w:line="278" w:lineRule="auto"/>
              <w:rPr>
                <w:rFonts w:ascii="Cambria" w:hAnsi="Cambria"/>
                <w:b/>
                <w:bCs/>
                <w:sz w:val="20"/>
                <w:szCs w:val="20"/>
              </w:rPr>
            </w:pPr>
            <w:r w:rsidRPr="00A1333B">
              <w:rPr>
                <w:rFonts w:ascii="Cambria" w:hAnsi="Cambria"/>
                <w:b/>
                <w:bCs/>
                <w:sz w:val="20"/>
                <w:szCs w:val="20"/>
              </w:rPr>
              <w:t>Exclusion Criteria</w:t>
            </w:r>
          </w:p>
        </w:tc>
      </w:tr>
      <w:tr w:rsidR="007067D0" w:rsidRPr="00A1333B" w14:paraId="700C26A1" w14:textId="77777777" w:rsidTr="007067D0">
        <w:tc>
          <w:tcPr>
            <w:tcW w:w="1281" w:type="dxa"/>
            <w:hideMark/>
          </w:tcPr>
          <w:p w14:paraId="49D0D88C" w14:textId="77777777" w:rsidR="007067D0" w:rsidRPr="00A1333B" w:rsidRDefault="007067D0" w:rsidP="00A83426">
            <w:pPr>
              <w:spacing w:after="160" w:line="278" w:lineRule="auto"/>
              <w:rPr>
                <w:rFonts w:ascii="Cambria" w:hAnsi="Cambria"/>
                <w:sz w:val="20"/>
                <w:szCs w:val="20"/>
              </w:rPr>
            </w:pPr>
            <w:r w:rsidRPr="00A1333B">
              <w:rPr>
                <w:rFonts w:ascii="Cambria" w:hAnsi="Cambria"/>
                <w:b/>
                <w:bCs/>
                <w:sz w:val="20"/>
                <w:szCs w:val="20"/>
              </w:rPr>
              <w:t>Publication Date</w:t>
            </w:r>
          </w:p>
        </w:tc>
        <w:tc>
          <w:tcPr>
            <w:tcW w:w="4204" w:type="dxa"/>
            <w:hideMark/>
          </w:tcPr>
          <w:p w14:paraId="6C1042F5" w14:textId="77777777" w:rsidR="007067D0" w:rsidRPr="00A1333B" w:rsidRDefault="007067D0" w:rsidP="00A83426">
            <w:pPr>
              <w:spacing w:after="160" w:line="278" w:lineRule="auto"/>
              <w:rPr>
                <w:rFonts w:ascii="Cambria" w:hAnsi="Cambria"/>
                <w:sz w:val="20"/>
                <w:szCs w:val="20"/>
              </w:rPr>
            </w:pPr>
            <w:r w:rsidRPr="00A1333B">
              <w:rPr>
                <w:rFonts w:ascii="Cambria" w:hAnsi="Cambria"/>
                <w:sz w:val="20"/>
                <w:szCs w:val="20"/>
              </w:rPr>
              <w:t>2019–2026 (for core VLM literature); 2010–2026 (for foundational CV baselines).</w:t>
            </w:r>
          </w:p>
        </w:tc>
        <w:tc>
          <w:tcPr>
            <w:tcW w:w="3865" w:type="dxa"/>
            <w:hideMark/>
          </w:tcPr>
          <w:p w14:paraId="46E59183" w14:textId="77777777" w:rsidR="007067D0" w:rsidRPr="00A1333B" w:rsidRDefault="007067D0" w:rsidP="00A83426">
            <w:pPr>
              <w:spacing w:after="160" w:line="278" w:lineRule="auto"/>
              <w:rPr>
                <w:rFonts w:ascii="Cambria" w:hAnsi="Cambria"/>
                <w:sz w:val="20"/>
                <w:szCs w:val="20"/>
              </w:rPr>
            </w:pPr>
            <w:r w:rsidRPr="00A1333B">
              <w:rPr>
                <w:rFonts w:ascii="Cambria" w:hAnsi="Cambria"/>
                <w:sz w:val="20"/>
                <w:szCs w:val="20"/>
              </w:rPr>
              <w:t xml:space="preserve">Pre-2010; </w:t>
            </w:r>
            <w:r w:rsidRPr="00A1333B">
              <w:rPr>
                <w:rFonts w:ascii="Cambria" w:hAnsi="Cambria"/>
                <w:sz w:val="20"/>
                <w:szCs w:val="20"/>
                <w:highlight w:val="yellow"/>
              </w:rPr>
              <w:t>post-March 2026</w:t>
            </w:r>
            <w:r w:rsidRPr="00A1333B">
              <w:rPr>
                <w:rFonts w:ascii="Cambria" w:hAnsi="Cambria"/>
                <w:sz w:val="20"/>
                <w:szCs w:val="20"/>
              </w:rPr>
              <w:t>.</w:t>
            </w:r>
          </w:p>
        </w:tc>
      </w:tr>
      <w:tr w:rsidR="007067D0" w:rsidRPr="00A1333B" w14:paraId="50BE356D" w14:textId="77777777" w:rsidTr="007067D0">
        <w:tc>
          <w:tcPr>
            <w:tcW w:w="1281" w:type="dxa"/>
            <w:hideMark/>
          </w:tcPr>
          <w:p w14:paraId="1D32D8BD" w14:textId="77777777" w:rsidR="007067D0" w:rsidRPr="00A1333B" w:rsidRDefault="007067D0" w:rsidP="00A83426">
            <w:pPr>
              <w:spacing w:after="160" w:line="278" w:lineRule="auto"/>
              <w:rPr>
                <w:rFonts w:ascii="Cambria" w:hAnsi="Cambria"/>
                <w:sz w:val="20"/>
                <w:szCs w:val="20"/>
              </w:rPr>
            </w:pPr>
            <w:r w:rsidRPr="00A1333B">
              <w:rPr>
                <w:rFonts w:ascii="Cambria" w:hAnsi="Cambria"/>
                <w:b/>
                <w:bCs/>
                <w:sz w:val="20"/>
                <w:szCs w:val="20"/>
              </w:rPr>
              <w:t>Source Type</w:t>
            </w:r>
          </w:p>
        </w:tc>
        <w:tc>
          <w:tcPr>
            <w:tcW w:w="4204" w:type="dxa"/>
            <w:hideMark/>
          </w:tcPr>
          <w:p w14:paraId="42B19404" w14:textId="2FEE81C0" w:rsidR="007067D0" w:rsidRPr="00A1333B" w:rsidRDefault="00C9452A" w:rsidP="00A83426">
            <w:pPr>
              <w:spacing w:after="160" w:line="278" w:lineRule="auto"/>
              <w:rPr>
                <w:rFonts w:ascii="Cambria" w:hAnsi="Cambria"/>
                <w:sz w:val="20"/>
                <w:szCs w:val="20"/>
              </w:rPr>
            </w:pPr>
            <w:r w:rsidRPr="00A1333B">
              <w:rPr>
                <w:rFonts w:ascii="Cambria" w:hAnsi="Cambria"/>
                <w:sz w:val="20"/>
                <w:szCs w:val="20"/>
              </w:rPr>
              <w:t>High-impact Peer-reviewed journal (Rabbi &amp; Jeelani, 2024).</w:t>
            </w:r>
          </w:p>
        </w:tc>
        <w:tc>
          <w:tcPr>
            <w:tcW w:w="3865" w:type="dxa"/>
            <w:hideMark/>
          </w:tcPr>
          <w:p w14:paraId="318830A0" w14:textId="3AFF1A37" w:rsidR="007067D0" w:rsidRPr="00A1333B" w:rsidRDefault="006D06B6" w:rsidP="00A83426">
            <w:pPr>
              <w:spacing w:after="160" w:line="278" w:lineRule="auto"/>
              <w:rPr>
                <w:rFonts w:ascii="Cambria" w:hAnsi="Cambria"/>
                <w:sz w:val="20"/>
                <w:szCs w:val="20"/>
              </w:rPr>
            </w:pPr>
            <w:r w:rsidRPr="00A1333B">
              <w:rPr>
                <w:rFonts w:ascii="Cambria" w:hAnsi="Cambria"/>
                <w:sz w:val="20"/>
                <w:szCs w:val="20"/>
              </w:rPr>
              <w:t>Editorials, book chapters, theses, documents not written in English</w:t>
            </w:r>
            <w:r w:rsidR="00A81E7F" w:rsidRPr="00A1333B">
              <w:rPr>
                <w:rFonts w:ascii="Cambria" w:hAnsi="Cambria"/>
                <w:sz w:val="20"/>
                <w:szCs w:val="20"/>
              </w:rPr>
              <w:t xml:space="preserve"> </w:t>
            </w:r>
            <w:r w:rsidR="00A81E7F" w:rsidRPr="00A1333B">
              <w:rPr>
                <w:rFonts w:ascii="Cambria" w:hAnsi="Cambria"/>
                <w:b/>
                <w:bCs/>
                <w:sz w:val="20"/>
                <w:szCs w:val="20"/>
              </w:rPr>
              <w:fldChar w:fldCharType="begin"/>
            </w:r>
            <w:r w:rsidR="006175D0" w:rsidRPr="00A1333B">
              <w:rPr>
                <w:rFonts w:ascii="Cambria" w:hAnsi="Cambria"/>
                <w:b/>
                <w:bCs/>
                <w:sz w:val="20"/>
                <w:szCs w:val="20"/>
              </w:rPr>
              <w:instrText xml:space="preserve"> ADDIN ZOTERO_ITEM CSL_CITATION {"citationID":"lkIcZZKn","properties":{"unsorted":false,"formattedCitation":"(Li, Deng, and Deng 2025)","plainCitation":"(Li, Deng, and Deng 2025)","noteIndex":0},"citationItems":[{"id":353,"uris":["http://zotero.org/users/19548579/items/ZR3LMQMM"],"itemData":{"id":353,"type":"article-journal","abstract":"Construction scene understanding is the process of perceiving, analyzing, and interpreting three-dimensional dynamic scenes observed through sensor networks, which is usually real-time. The purpose is to understand the construction scene by analyzing the geometric and semantic features of the objects and their relationships. Construction scene understanding is a basic technology for construction automation and Human-Robot Interaction. Although there are several reviews on this topic, existing reviews do not cover the latest technological advances and lack systematic elaboration for construction scene understanding. Therefore, this paper reviews research on construction scene understanding conducted over the past fifteen years, summarizing five key scene elements: signals, pixels, objects, relationships, and events, along with the richness of semantic information. It also outlines advancements in perception and reasoning abilities in this domain. In addition, this review proposes five research trends and seven future directions to provide some inspiration for researchers.","container-title":"Automation in Construction","DOI":"10.1016/j.autcon.2025.106005","ISSN":"0926-5805","journalAbbreviation":"Automation in Construction","page":"106005","source":"ScienceDirect","title":"Towards worker-centric construction scene understanding: Status quo and future directions","title-short":"Towards worker-centric construction scene understanding","volume":"171","author":[{"family":"Li","given":"Huimin"},{"family":"Deng","given":"Hui"},{"family":"Deng","given":"Yichuan"}],"issued":{"date-parts":[["2025",3,1]]}}}],"schema":"https://github.com/citation-style-language/schema/raw/master/csl-citation.json"} </w:instrText>
            </w:r>
            <w:r w:rsidR="00A81E7F" w:rsidRPr="00A1333B">
              <w:rPr>
                <w:rFonts w:ascii="Cambria" w:hAnsi="Cambria"/>
                <w:b/>
                <w:bCs/>
                <w:sz w:val="20"/>
                <w:szCs w:val="20"/>
              </w:rPr>
              <w:fldChar w:fldCharType="separate"/>
            </w:r>
            <w:r w:rsidR="006175D0" w:rsidRPr="00A1333B">
              <w:rPr>
                <w:rFonts w:ascii="Cambria" w:hAnsi="Cambria"/>
                <w:sz w:val="20"/>
                <w:szCs w:val="20"/>
              </w:rPr>
              <w:t>(Li, Deng, and Deng 2025)</w:t>
            </w:r>
            <w:r w:rsidR="00A81E7F" w:rsidRPr="00A1333B">
              <w:rPr>
                <w:rFonts w:ascii="Cambria" w:hAnsi="Cambria"/>
                <w:b/>
                <w:bCs/>
                <w:sz w:val="20"/>
                <w:szCs w:val="20"/>
              </w:rPr>
              <w:fldChar w:fldCharType="end"/>
            </w:r>
            <w:r w:rsidRPr="00A1333B">
              <w:rPr>
                <w:rFonts w:ascii="Cambria" w:hAnsi="Cambria"/>
                <w:sz w:val="20"/>
                <w:szCs w:val="20"/>
              </w:rPr>
              <w:t>, and conference proceedings and industry white papers</w:t>
            </w:r>
            <w:r w:rsidR="00A81E7F" w:rsidRPr="00A1333B">
              <w:rPr>
                <w:rFonts w:ascii="Cambria" w:hAnsi="Cambria"/>
                <w:sz w:val="20"/>
                <w:szCs w:val="20"/>
              </w:rPr>
              <w:t xml:space="preserve"> </w:t>
            </w:r>
            <w:r w:rsidR="00A81E7F" w:rsidRPr="00A1333B">
              <w:rPr>
                <w:rFonts w:ascii="Cambria" w:hAnsi="Cambria"/>
                <w:b/>
                <w:bCs/>
                <w:sz w:val="20"/>
                <w:szCs w:val="20"/>
              </w:rPr>
              <w:fldChar w:fldCharType="begin"/>
            </w:r>
            <w:r w:rsidR="006175D0" w:rsidRPr="00A1333B">
              <w:rPr>
                <w:rFonts w:ascii="Cambria" w:hAnsi="Cambria"/>
                <w:b/>
                <w:bCs/>
                <w:sz w:val="20"/>
                <w:szCs w:val="20"/>
              </w:rPr>
              <w:instrText xml:space="preserve"> ADDIN ZOTERO_ITEM CSL_CITATION {"citationID":"gN6M64po","properties":{"unsorted":false,"formattedCitation":"(Rabbi and Jeelani 2024)","plainCitation":"(Rabbi and Jeelani 2024)","noteIndex":0},"citationItems":[{"id":376,"uris":["http://zotero.org/users/19548579/items/AVQG9WIE"],"itemData":{"id":376,"type":"article-journal","abstract":"High occupational injury and fatality rate in the construction industry is a serious global concern. Recognizing AI as a solution to enhance safety performance, this study reviews 153 papers to assess and categorize current AI applications in construction, focusing on text, visual, and audio data, while also identifying challenges and future research opportunities. Real-time monitoring, hazard detection, and information extraction are identified as key areas where AI is applied, with a notable reliance on deep neural networks, object recognition, and Natural Language Processing. The review highlights major challenges, including the need for high-quality data management, semantic feature representation, and occluded object detection. Additionally, it underscores the untapped potential of audio-based AI and the advancements possible with Large Language Models for text interpretation. The findings emphasize the need for integrated, multi-faceted AI systems and advocate for responsible AI deployment to mitigate safety risks on construction sites.","container-title":"Automation in Construction","DOI":"10.1016/j.autcon.2024.105443","ISSN":"0926-5805","journalAbbreviation":"Automation in Construction","page":"105443","source":"ScienceDirect","title":"AI integration in construction safety: Current state, challenges, and future opportunities in text, vision, and audio based applications","title-short":"AI integration in construction safety","volume":"164","author":[{"family":"Rabbi","given":"Ahmed Bin Kabir"},{"family":"Jeelani","given":"Idris"}],"issued":{"date-parts":[["2024",8,1]]}}}],"schema":"https://github.com/citation-style-language/schema/raw/master/csl-citation.json"} </w:instrText>
            </w:r>
            <w:r w:rsidR="00A81E7F" w:rsidRPr="00A1333B">
              <w:rPr>
                <w:rFonts w:ascii="Cambria" w:hAnsi="Cambria"/>
                <w:b/>
                <w:bCs/>
                <w:sz w:val="20"/>
                <w:szCs w:val="20"/>
              </w:rPr>
              <w:fldChar w:fldCharType="separate"/>
            </w:r>
            <w:r w:rsidR="00A81E7F" w:rsidRPr="00A1333B">
              <w:rPr>
                <w:rFonts w:ascii="Cambria" w:hAnsi="Cambria"/>
                <w:b/>
                <w:bCs/>
                <w:noProof/>
                <w:sz w:val="20"/>
                <w:szCs w:val="20"/>
              </w:rPr>
              <w:t>(Rabbi and Jeelani 2024)</w:t>
            </w:r>
            <w:r w:rsidR="00A81E7F" w:rsidRPr="00A1333B">
              <w:rPr>
                <w:rFonts w:ascii="Cambria" w:hAnsi="Cambria"/>
                <w:b/>
                <w:bCs/>
                <w:sz w:val="20"/>
                <w:szCs w:val="20"/>
              </w:rPr>
              <w:fldChar w:fldCharType="end"/>
            </w:r>
            <w:r w:rsidRPr="00A1333B">
              <w:rPr>
                <w:rFonts w:ascii="Cambria" w:hAnsi="Cambria"/>
                <w:sz w:val="20"/>
                <w:szCs w:val="20"/>
              </w:rPr>
              <w:t>.</w:t>
            </w:r>
          </w:p>
        </w:tc>
      </w:tr>
      <w:tr w:rsidR="007067D0" w:rsidRPr="00A1333B" w14:paraId="357EF6C4" w14:textId="77777777" w:rsidTr="007067D0">
        <w:tc>
          <w:tcPr>
            <w:tcW w:w="1281" w:type="dxa"/>
            <w:hideMark/>
          </w:tcPr>
          <w:p w14:paraId="2C14857E" w14:textId="77777777" w:rsidR="007067D0" w:rsidRPr="00A1333B" w:rsidRDefault="007067D0" w:rsidP="00A83426">
            <w:pPr>
              <w:spacing w:after="160" w:line="278" w:lineRule="auto"/>
              <w:rPr>
                <w:rFonts w:ascii="Cambria" w:hAnsi="Cambria"/>
                <w:sz w:val="20"/>
                <w:szCs w:val="20"/>
              </w:rPr>
            </w:pPr>
            <w:r w:rsidRPr="00A1333B">
              <w:rPr>
                <w:rFonts w:ascii="Cambria" w:hAnsi="Cambria"/>
                <w:b/>
                <w:bCs/>
                <w:sz w:val="20"/>
                <w:szCs w:val="20"/>
              </w:rPr>
              <w:t>Technology</w:t>
            </w:r>
          </w:p>
        </w:tc>
        <w:tc>
          <w:tcPr>
            <w:tcW w:w="4204" w:type="dxa"/>
            <w:hideMark/>
          </w:tcPr>
          <w:p w14:paraId="2A520605" w14:textId="77777777" w:rsidR="007067D0" w:rsidRPr="00A1333B" w:rsidRDefault="007067D0" w:rsidP="00A83426">
            <w:pPr>
              <w:spacing w:after="160" w:line="278" w:lineRule="auto"/>
              <w:rPr>
                <w:rFonts w:ascii="Cambria" w:hAnsi="Cambria"/>
                <w:sz w:val="20"/>
                <w:szCs w:val="20"/>
              </w:rPr>
            </w:pPr>
            <w:r w:rsidRPr="00A1333B">
              <w:rPr>
                <w:rFonts w:ascii="Cambria" w:hAnsi="Cambria"/>
                <w:sz w:val="20"/>
                <w:szCs w:val="20"/>
              </w:rPr>
              <w:t>Multimodal architecture integrating visual/geometric data with textual/semantic data (e.g., VLMs, VQA, Image Captioning, CLIP-based models, MLLMs).</w:t>
            </w:r>
          </w:p>
        </w:tc>
        <w:tc>
          <w:tcPr>
            <w:tcW w:w="3865" w:type="dxa"/>
            <w:hideMark/>
          </w:tcPr>
          <w:p w14:paraId="27BDC017" w14:textId="77777777" w:rsidR="007067D0" w:rsidRPr="00A1333B" w:rsidRDefault="007067D0" w:rsidP="00A83426">
            <w:pPr>
              <w:spacing w:after="160" w:line="278" w:lineRule="auto"/>
              <w:rPr>
                <w:rFonts w:ascii="Cambria" w:hAnsi="Cambria"/>
                <w:sz w:val="20"/>
                <w:szCs w:val="20"/>
              </w:rPr>
            </w:pPr>
            <w:r w:rsidRPr="00A1333B">
              <w:rPr>
                <w:rFonts w:ascii="Cambria" w:hAnsi="Cambria"/>
                <w:sz w:val="20"/>
                <w:szCs w:val="20"/>
              </w:rPr>
              <w:t>Purely unimodal CV (e.g., standalone YOLO, CNN bounding-box detectors) or purely text-based NLP, unless serving as an explicit comparative baseline within a hybrid framework.</w:t>
            </w:r>
          </w:p>
        </w:tc>
      </w:tr>
      <w:tr w:rsidR="007067D0" w:rsidRPr="00A1333B" w14:paraId="5284C5FD" w14:textId="77777777" w:rsidTr="007067D0">
        <w:tc>
          <w:tcPr>
            <w:tcW w:w="1281" w:type="dxa"/>
            <w:hideMark/>
          </w:tcPr>
          <w:p w14:paraId="62CD90D2" w14:textId="77777777" w:rsidR="007067D0" w:rsidRPr="00A1333B" w:rsidRDefault="007067D0" w:rsidP="00A83426">
            <w:pPr>
              <w:spacing w:after="160" w:line="278" w:lineRule="auto"/>
              <w:rPr>
                <w:rFonts w:ascii="Cambria" w:hAnsi="Cambria"/>
                <w:sz w:val="20"/>
                <w:szCs w:val="20"/>
              </w:rPr>
            </w:pPr>
            <w:r w:rsidRPr="00A1333B">
              <w:rPr>
                <w:rFonts w:ascii="Cambria" w:hAnsi="Cambria"/>
                <w:b/>
                <w:bCs/>
                <w:sz w:val="20"/>
                <w:szCs w:val="20"/>
              </w:rPr>
              <w:t>Application Domain</w:t>
            </w:r>
          </w:p>
        </w:tc>
        <w:tc>
          <w:tcPr>
            <w:tcW w:w="4204" w:type="dxa"/>
            <w:hideMark/>
          </w:tcPr>
          <w:p w14:paraId="0339BD68" w14:textId="77777777" w:rsidR="007067D0" w:rsidRPr="00A1333B" w:rsidRDefault="007067D0" w:rsidP="00A83426">
            <w:pPr>
              <w:spacing w:after="160" w:line="278" w:lineRule="auto"/>
              <w:rPr>
                <w:rFonts w:ascii="Cambria" w:hAnsi="Cambria"/>
                <w:sz w:val="20"/>
                <w:szCs w:val="20"/>
              </w:rPr>
            </w:pPr>
            <w:r w:rsidRPr="00A1333B">
              <w:rPr>
                <w:rFonts w:ascii="Cambria" w:hAnsi="Cambria"/>
                <w:sz w:val="20"/>
                <w:szCs w:val="20"/>
              </w:rPr>
              <w:t>Active construction phase: Safety Management (hazard identification, PPE compliance) and Progress Tracking (productivity analysis, schedule monitoring, reporting).</w:t>
            </w:r>
          </w:p>
        </w:tc>
        <w:tc>
          <w:tcPr>
            <w:tcW w:w="3865" w:type="dxa"/>
            <w:hideMark/>
          </w:tcPr>
          <w:p w14:paraId="5923EE96" w14:textId="77777777" w:rsidR="007067D0" w:rsidRPr="00A1333B" w:rsidRDefault="007067D0" w:rsidP="00A83426">
            <w:pPr>
              <w:spacing w:after="160" w:line="278" w:lineRule="auto"/>
              <w:rPr>
                <w:rFonts w:ascii="Cambria" w:hAnsi="Cambria"/>
                <w:sz w:val="20"/>
                <w:szCs w:val="20"/>
              </w:rPr>
            </w:pPr>
            <w:r w:rsidRPr="00A1333B">
              <w:rPr>
                <w:rFonts w:ascii="Cambria" w:hAnsi="Cambria"/>
                <w:sz w:val="20"/>
                <w:szCs w:val="20"/>
              </w:rPr>
              <w:t>Post-construction, facility management, structural health monitoring, or non-engineering domains.</w:t>
            </w:r>
          </w:p>
        </w:tc>
      </w:tr>
    </w:tbl>
    <w:p w14:paraId="6036ED18" w14:textId="77777777" w:rsidR="00E92645" w:rsidRPr="00A1333B" w:rsidRDefault="00E92645" w:rsidP="007067D0">
      <w:pPr>
        <w:rPr>
          <w:rFonts w:ascii="Cambria" w:hAnsi="Cambria"/>
          <w:b/>
          <w:bCs/>
          <w:sz w:val="20"/>
          <w:szCs w:val="20"/>
        </w:rPr>
      </w:pPr>
    </w:p>
    <w:p w14:paraId="4F61A540" w14:textId="5CC72DDA" w:rsidR="007067D0" w:rsidRPr="00A1333B" w:rsidRDefault="007067D0" w:rsidP="007067D0">
      <w:pPr>
        <w:rPr>
          <w:rFonts w:ascii="Cambria" w:hAnsi="Cambria"/>
          <w:sz w:val="20"/>
          <w:szCs w:val="20"/>
        </w:rPr>
      </w:pPr>
      <w:r w:rsidRPr="00A1333B">
        <w:rPr>
          <w:rFonts w:ascii="Cambria" w:hAnsi="Cambria"/>
          <w:b/>
          <w:bCs/>
          <w:sz w:val="20"/>
          <w:szCs w:val="20"/>
        </w:rPr>
        <w:t>2.3 Selection of Sources of Evidence</w:t>
      </w:r>
    </w:p>
    <w:p w14:paraId="3FB17D6C" w14:textId="6C03CCD5" w:rsidR="00C41483" w:rsidRPr="00A1333B" w:rsidRDefault="00C41483" w:rsidP="00C41483">
      <w:pPr>
        <w:jc w:val="both"/>
        <w:rPr>
          <w:rFonts w:ascii="Cambria" w:hAnsi="Cambria"/>
          <w:sz w:val="20"/>
          <w:szCs w:val="20"/>
        </w:rPr>
      </w:pPr>
      <w:r w:rsidRPr="00A1333B">
        <w:rPr>
          <w:rFonts w:ascii="Cambria" w:hAnsi="Cambria"/>
          <w:sz w:val="20"/>
          <w:szCs w:val="20"/>
        </w:rPr>
        <w:lastRenderedPageBreak/>
        <w:t>The selection process for sources of evidence was conducted in two sequential phases: primary database retrieval and backward snowballing, and is visually summarized in the PRISMA-ScR flow diagram (Figure 1)</w:t>
      </w:r>
      <w:r w:rsidR="00504473" w:rsidRPr="00A1333B">
        <w:rPr>
          <w:rFonts w:ascii="Cambria" w:hAnsi="Cambria"/>
          <w:sz w:val="20"/>
          <w:szCs w:val="20"/>
        </w:rPr>
        <w:t xml:space="preserve"> </w:t>
      </w:r>
      <w:r w:rsidR="00504473" w:rsidRPr="00A1333B">
        <w:rPr>
          <w:rFonts w:ascii="Cambria" w:hAnsi="Cambria"/>
          <w:b/>
          <w:bCs/>
          <w:sz w:val="20"/>
          <w:szCs w:val="20"/>
        </w:rPr>
        <w:fldChar w:fldCharType="begin"/>
      </w:r>
      <w:r w:rsidR="006175D0" w:rsidRPr="00A1333B">
        <w:rPr>
          <w:rFonts w:ascii="Cambria" w:hAnsi="Cambria"/>
          <w:b/>
          <w:bCs/>
          <w:sz w:val="20"/>
          <w:szCs w:val="20"/>
        </w:rPr>
        <w:instrText xml:space="preserve"> ADDIN ZOTERO_ITEM CSL_CITATION {"citationID":"ObvFVY2O","properties":{"unsorted":false,"formattedCitation":"(Tricco et al. 2018)","plainCitation":"(Tricco et al. 2018)","noteIndex":0},"citationItems":[{"id":348,"uris":["http://zotero.org/users/19548579/items/8Z99ANSQ"],"itemData":{"id":348,"type":"article-journal","abstract":"Scoping reviews, a type of knowledge synthesis, follow a systematic approach to map evidence on a topic and identify main concepts, theories, sources, and knowledge gaps. Although more scoping reviews are being done, their methodological and reporting quality need improvement. This document presents the PRISMA-ScR (Preferred Reporting Items for Systematic reviews and Meta-Analyses extension for Scoping Reviews) checklist and explanation. The checklist was developed by a 24-member expert panel and 2 research leads following published guidance from the EQUATOR (Enhancing the QUAlity and Transparency Of health Research) Network. The final checklist contains 20 essential reporting items and 2 optional items. The authors provide a rationale and an example of good reporting for each item. The intent of the PRISMA-ScR is to help readers (including researchers, publishers, commissioners, policymakers, health care providers, guideline developers, and patients or consumers) develop a greater understanding of relevant terminology, core concepts, and key items to report for scoping reviews.","container-title":"Annals of Internal Medicine","DOI":"10.7326/M18-0850","ISSN":"1539-3704","issue":"7","journalAbbreviation":"Ann Intern Med","language":"eng","page":"467-473","PMID":"30178033","source":"PubMed","title":"PRISMA Extension for Scoping Reviews (PRISMA-ScR): Checklist and Explanation","title-short":"PRISMA Extension for Scoping Reviews (PRISMA-ScR)","volume":"169","author":[{"family":"Tricco","given":"Andrea C."},{"family":"Lillie","given":"Erin"},{"family":"Zarin","given":"Wasifa"},{"family":"O'Brien","given":"Kelly K."},{"family":"Colquhoun","given":"Heather"},{"family":"Levac","given":"Danielle"},{"family":"Moher","given":"David"},{"family":"Peters","given":"Micah D. J."},{"family":"Horsley","given":"Tanya"},{"family":"Weeks","given":"Laura"},{"family":"Hempel","given":"Susanne"},{"family":"Akl","given":"Elie A."},{"family":"Chang","given":"Christine"},{"family":"McGowan","given":"Jessie"},{"family":"Stewart","given":"Lesley"},{"family":"Hartling","given":"Lisa"},{"family":"Aldcroft","given":"Adrian"},{"family":"Wilson","given":"Michael G."},{"family":"Garritty","given":"Chantelle"},{"family":"Lewin","given":"Simon"},{"family":"Godfrey","given":"Christina M."},{"family":"Macdonald","given":"Marilyn T."},{"family":"Langlois","given":"Etienne V."},{"family":"Soares-Weiser","given":"Karla"},{"family":"Moriarty","given":"Jo"},{"family":"Clifford","given":"Tammy"},{"family":"Tunçalp","given":"Özge"},{"family":"Straus","given":"Sharon E."}],"issued":{"date-parts":[["2018",10,2]]}}}],"schema":"https://github.com/citation-style-language/schema/raw/master/csl-citation.json"} </w:instrText>
      </w:r>
      <w:r w:rsidR="00504473" w:rsidRPr="00A1333B">
        <w:rPr>
          <w:rFonts w:ascii="Cambria" w:hAnsi="Cambria"/>
          <w:b/>
          <w:bCs/>
          <w:sz w:val="20"/>
          <w:szCs w:val="20"/>
        </w:rPr>
        <w:fldChar w:fldCharType="separate"/>
      </w:r>
      <w:r w:rsidR="00504473" w:rsidRPr="00A1333B">
        <w:rPr>
          <w:rFonts w:ascii="Cambria" w:hAnsi="Cambria"/>
          <w:b/>
          <w:bCs/>
          <w:noProof/>
          <w:sz w:val="20"/>
          <w:szCs w:val="20"/>
        </w:rPr>
        <w:t>(Tricco et al. 2018)</w:t>
      </w:r>
      <w:r w:rsidR="00504473" w:rsidRPr="00A1333B">
        <w:rPr>
          <w:rFonts w:ascii="Cambria" w:hAnsi="Cambria"/>
          <w:b/>
          <w:bCs/>
          <w:sz w:val="20"/>
          <w:szCs w:val="20"/>
        </w:rPr>
        <w:fldChar w:fldCharType="end"/>
      </w:r>
      <w:r w:rsidRPr="00A1333B">
        <w:rPr>
          <w:rFonts w:ascii="Cambria" w:hAnsi="Cambria"/>
          <w:sz w:val="20"/>
          <w:szCs w:val="20"/>
        </w:rPr>
        <w:t>.</w:t>
      </w:r>
    </w:p>
    <w:p w14:paraId="17257CB7" w14:textId="2B773FCA" w:rsidR="00C41483" w:rsidRPr="00A1333B" w:rsidRDefault="00C41483" w:rsidP="00C41483">
      <w:pPr>
        <w:jc w:val="both"/>
        <w:rPr>
          <w:rFonts w:ascii="Cambria" w:hAnsi="Cambria"/>
          <w:sz w:val="20"/>
          <w:szCs w:val="20"/>
        </w:rPr>
      </w:pPr>
      <w:r w:rsidRPr="00A1333B">
        <w:rPr>
          <w:rFonts w:ascii="Cambria" w:hAnsi="Cambria"/>
          <w:sz w:val="20"/>
          <w:szCs w:val="20"/>
        </w:rPr>
        <w:t xml:space="preserve">During Phase 1, the initial query across the Web of Science and Scopus databases yielded 1,443 raw records (769 from WoS and 674 from Scopus). Automated database filters restricting the results to relevant subject areas, the English language, and peer-reviewed document types excluded 1,320 records, leaving a targeted pool of 123 articles. Applying these filters is a standard practice to refine the scope of the results </w:t>
      </w:r>
      <w:r w:rsidR="00504473" w:rsidRPr="00A1333B">
        <w:rPr>
          <w:rFonts w:ascii="Cambria" w:hAnsi="Cambria"/>
          <w:b/>
          <w:bCs/>
          <w:sz w:val="20"/>
          <w:szCs w:val="20"/>
        </w:rPr>
        <w:fldChar w:fldCharType="begin"/>
      </w:r>
      <w:r w:rsidR="006175D0" w:rsidRPr="00A1333B">
        <w:rPr>
          <w:rFonts w:ascii="Cambria" w:hAnsi="Cambria"/>
          <w:b/>
          <w:bCs/>
          <w:sz w:val="20"/>
          <w:szCs w:val="20"/>
        </w:rPr>
        <w:instrText xml:space="preserve"> ADDIN ZOTERO_ITEM CSL_CITATION {"citationID":"IQBUoMpB","properties":{"unsorted":false,"formattedCitation":"(Li et al. 2025)","plainCitation":"(Li et al. 2025)","noteIndex":0},"citationItems":[{"id":353,"uris":["http://zotero.org/users/19548579/items/ZR3LMQMM"],"itemData":{"id":353,"type":"article-journal","abstract":"Construction scene understanding is the process of perceiving, analyzing, and interpreting three-dimensional dynamic scenes observed through sensor networks, which is usually real-time. The purpose is to understand the construction scene by analyzing the geometric and semantic features of the objects and their relationships. Construction scene understanding is a basic technology for construction automation and Human-Robot Interaction. Although there are several reviews on this topic, existing reviews do not cover the latest technological advances and lack systematic elaboration for construction scene understanding. Therefore, this paper reviews research on construction scene understanding conducted over the past fifteen years, summarizing five key scene elements: signals, pixels, objects, relationships, and events, along with the richness of semantic information. It also outlines advancements in perception and reasoning abilities in this domain. In addition, this review proposes five research trends and seven future directions to provide some inspiration for researchers.","container-title":"Automation in Construction","DOI":"10.1016/j.autcon.2025.106005","ISSN":"0926-5805","journalAbbreviation":"Automation in Construction","page":"106005","source":"ScienceDirect","title":"Towards worker-centric construction scene understanding: Status quo and future directions","title-short":"Towards worker-centric construction scene understanding","volume":"171","author":[{"family":"Li","given":"Huimin"},{"family":"Deng","given":"Hui"},{"family":"Deng","given":"Yichuan"}],"issued":{"date-parts":[["2025",3,1]]}}}],"schema":"https://github.com/citation-style-language/schema/raw/master/csl-citation.json"} </w:instrText>
      </w:r>
      <w:r w:rsidR="00504473" w:rsidRPr="00A1333B">
        <w:rPr>
          <w:rFonts w:ascii="Cambria" w:hAnsi="Cambria"/>
          <w:b/>
          <w:bCs/>
          <w:sz w:val="20"/>
          <w:szCs w:val="20"/>
        </w:rPr>
        <w:fldChar w:fldCharType="separate"/>
      </w:r>
      <w:r w:rsidR="00504473" w:rsidRPr="00A1333B">
        <w:rPr>
          <w:rFonts w:ascii="Cambria" w:hAnsi="Cambria"/>
          <w:b/>
          <w:bCs/>
          <w:noProof/>
          <w:sz w:val="20"/>
          <w:szCs w:val="20"/>
        </w:rPr>
        <w:t>(Li et al. 2025)</w:t>
      </w:r>
      <w:r w:rsidR="00504473" w:rsidRPr="00A1333B">
        <w:rPr>
          <w:rFonts w:ascii="Cambria" w:hAnsi="Cambria"/>
          <w:b/>
          <w:bCs/>
          <w:sz w:val="20"/>
          <w:szCs w:val="20"/>
        </w:rPr>
        <w:fldChar w:fldCharType="end"/>
      </w:r>
      <w:r w:rsidRPr="00A1333B">
        <w:rPr>
          <w:rFonts w:ascii="Cambria" w:hAnsi="Cambria"/>
          <w:sz w:val="20"/>
          <w:szCs w:val="20"/>
        </w:rPr>
        <w:t xml:space="preserve"> and to narrow the selection to articles published within reputable peer-reviewed journals, enhancing the reliability and relevance of the chosen studies</w:t>
      </w:r>
      <w:r w:rsidR="00504473" w:rsidRPr="00A1333B">
        <w:rPr>
          <w:rFonts w:ascii="Cambria" w:hAnsi="Cambria"/>
          <w:sz w:val="20"/>
          <w:szCs w:val="20"/>
        </w:rPr>
        <w:t xml:space="preserve"> </w:t>
      </w:r>
      <w:r w:rsidR="00504473" w:rsidRPr="00A1333B">
        <w:rPr>
          <w:rFonts w:ascii="Cambria" w:hAnsi="Cambria"/>
          <w:b/>
          <w:bCs/>
          <w:sz w:val="20"/>
          <w:szCs w:val="20"/>
        </w:rPr>
        <w:fldChar w:fldCharType="begin"/>
      </w:r>
      <w:r w:rsidR="006175D0" w:rsidRPr="00A1333B">
        <w:rPr>
          <w:rFonts w:ascii="Cambria" w:hAnsi="Cambria"/>
          <w:b/>
          <w:bCs/>
          <w:sz w:val="20"/>
          <w:szCs w:val="20"/>
        </w:rPr>
        <w:instrText xml:space="preserve"> ADDIN ZOTERO_ITEM CSL_CITATION {"citationID":"ekgl9b47","properties":{"unsorted":false,"formattedCitation":"(Rabbi and Jeelani 2024)","plainCitation":"(Rabbi and Jeelani 2024)","noteIndex":0},"citationItems":[{"id":376,"uris":["http://zotero.org/users/19548579/items/AVQG9WIE"],"itemData":{"id":376,"type":"article-journal","abstract":"High occupational injury and fatality rate in the construction industry is a serious global concern. Recognizing AI as a solution to enhance safety performance, this study reviews 153 papers to assess and categorize current AI applications in construction, focusing on text, visual, and audio data, while also identifying challenges and future research opportunities. Real-time monitoring, hazard detection, and information extraction are identified as key areas where AI is applied, with a notable reliance on deep neural networks, object recognition, and Natural Language Processing. The review highlights major challenges, including the need for high-quality data management, semantic feature representation, and occluded object detection. Additionally, it underscores the untapped potential of audio-based AI and the advancements possible with Large Language Models for text interpretation. The findings emphasize the need for integrated, multi-faceted AI systems and advocate for responsible AI deployment to mitigate safety risks on construction sites.","container-title":"Automation in Construction","DOI":"10.1016/j.autcon.2024.105443","ISSN":"0926-5805","journalAbbreviation":"Automation in Construction","page":"105443","source":"ScienceDirect","title":"AI integration in construction safety: Current state, challenges, and future opportunities in text, vision, and audio based applications","title-short":"AI integration in construction safety","volume":"164","author":[{"family":"Rabbi","given":"Ahmed Bin Kabir"},{"family":"Jeelani","given":"Idris"}],"issued":{"date-parts":[["2024",8,1]]}}}],"schema":"https://github.com/citation-style-language/schema/raw/master/csl-citation.json"} </w:instrText>
      </w:r>
      <w:r w:rsidR="00504473" w:rsidRPr="00A1333B">
        <w:rPr>
          <w:rFonts w:ascii="Cambria" w:hAnsi="Cambria"/>
          <w:b/>
          <w:bCs/>
          <w:sz w:val="20"/>
          <w:szCs w:val="20"/>
        </w:rPr>
        <w:fldChar w:fldCharType="separate"/>
      </w:r>
      <w:r w:rsidR="00504473" w:rsidRPr="00A1333B">
        <w:rPr>
          <w:rFonts w:ascii="Cambria" w:hAnsi="Cambria"/>
          <w:b/>
          <w:bCs/>
          <w:noProof/>
          <w:sz w:val="20"/>
          <w:szCs w:val="20"/>
        </w:rPr>
        <w:t>(Rabbi and Jeelani 2024)</w:t>
      </w:r>
      <w:r w:rsidR="00504473" w:rsidRPr="00A1333B">
        <w:rPr>
          <w:rFonts w:ascii="Cambria" w:hAnsi="Cambria"/>
          <w:b/>
          <w:bCs/>
          <w:sz w:val="20"/>
          <w:szCs w:val="20"/>
        </w:rPr>
        <w:fldChar w:fldCharType="end"/>
      </w:r>
      <w:r w:rsidRPr="00A1333B">
        <w:rPr>
          <w:rFonts w:ascii="Cambria" w:hAnsi="Cambria"/>
          <w:sz w:val="20"/>
          <w:szCs w:val="20"/>
        </w:rPr>
        <w:t>. After removing 33 duplicate records identified across the two databases, 90 unique articles remained for manual screening.</w:t>
      </w:r>
    </w:p>
    <w:p w14:paraId="6D5ECF67" w14:textId="5CB34FA6" w:rsidR="007067D0" w:rsidRPr="00A1333B" w:rsidRDefault="00C41483" w:rsidP="007067D0">
      <w:pPr>
        <w:jc w:val="both"/>
        <w:rPr>
          <w:rFonts w:ascii="Cambria" w:hAnsi="Cambria"/>
          <w:sz w:val="20"/>
          <w:szCs w:val="20"/>
        </w:rPr>
      </w:pPr>
      <w:r w:rsidRPr="00A1333B">
        <w:rPr>
          <w:rFonts w:ascii="Cambria" w:hAnsi="Cambria"/>
          <w:sz w:val="20"/>
          <w:szCs w:val="20"/>
        </w:rPr>
        <w:t>A rigorous two-stage manual screening protocol was subsequently employed to prevent selection bias, aligning with established scoping review methodologies</w:t>
      </w:r>
      <w:r w:rsidR="00504473" w:rsidRPr="00A1333B">
        <w:rPr>
          <w:rFonts w:ascii="Cambria" w:hAnsi="Cambria"/>
          <w:sz w:val="20"/>
          <w:szCs w:val="20"/>
        </w:rPr>
        <w:t xml:space="preserve"> </w:t>
      </w:r>
      <w:r w:rsidR="00504473" w:rsidRPr="00A1333B">
        <w:rPr>
          <w:rFonts w:ascii="Cambria" w:hAnsi="Cambria"/>
          <w:b/>
          <w:bCs/>
          <w:sz w:val="20"/>
          <w:szCs w:val="20"/>
        </w:rPr>
        <w:fldChar w:fldCharType="begin"/>
      </w:r>
      <w:r w:rsidR="006175D0" w:rsidRPr="00A1333B">
        <w:rPr>
          <w:rFonts w:ascii="Cambria" w:hAnsi="Cambria"/>
          <w:b/>
          <w:bCs/>
          <w:sz w:val="20"/>
          <w:szCs w:val="20"/>
        </w:rPr>
        <w:instrText xml:space="preserve"> ADDIN ZOTERO_ITEM CSL_CITATION {"citationID":"bz5hRWFx","properties":{"unsorted":false,"formattedCitation":"(Tricco et al. 2018)","plainCitation":"(Tricco et al. 2018)","noteIndex":0},"citationItems":[{"id":348,"uris":["http://zotero.org/users/19548579/items/8Z99ANSQ"],"itemData":{"id":348,"type":"article-journal","abstract":"Scoping reviews, a type of knowledge synthesis, follow a systematic approach to map evidence on a topic and identify main concepts, theories, sources, and knowledge gaps. Although more scoping reviews are being done, their methodological and reporting quality need improvement. This document presents the PRISMA-ScR (Preferred Reporting Items for Systematic reviews and Meta-Analyses extension for Scoping Reviews) checklist and explanation. The checklist was developed by a 24-member expert panel and 2 research leads following published guidance from the EQUATOR (Enhancing the QUAlity and Transparency Of health Research) Network. The final checklist contains 20 essential reporting items and 2 optional items. The authors provide a rationale and an example of good reporting for each item. The intent of the PRISMA-ScR is to help readers (including researchers, publishers, commissioners, policymakers, health care providers, guideline developers, and patients or consumers) develop a greater understanding of relevant terminology, core concepts, and key items to report for scoping reviews.","container-title":"Annals of Internal Medicine","DOI":"10.7326/M18-0850","ISSN":"1539-3704","issue":"7","journalAbbreviation":"Ann Intern Med","language":"eng","page":"467-473","PMID":"30178033","source":"PubMed","title":"PRISMA Extension for Scoping Reviews (PRISMA-ScR): Checklist and Explanation","title-short":"PRISMA Extension for Scoping Reviews (PRISMA-ScR)","volume":"169","author":[{"family":"Tricco","given":"Andrea C."},{"family":"Lillie","given":"Erin"},{"family":"Zarin","given":"Wasifa"},{"family":"O'Brien","given":"Kelly K."},{"family":"Colquhoun","given":"Heather"},{"family":"Levac","given":"Danielle"},{"family":"Moher","given":"David"},{"family":"Peters","given":"Micah D. J."},{"family":"Horsley","given":"Tanya"},{"family":"Weeks","given":"Laura"},{"family":"Hempel","given":"Susanne"},{"family":"Akl","given":"Elie A."},{"family":"Chang","given":"Christine"},{"family":"McGowan","given":"Jessie"},{"family":"Stewart","given":"Lesley"},{"family":"Hartling","given":"Lisa"},{"family":"Aldcroft","given":"Adrian"},{"family":"Wilson","given":"Michael G."},{"family":"Garritty","given":"Chantelle"},{"family":"Lewin","given":"Simon"},{"family":"Godfrey","given":"Christina M."},{"family":"Macdonald","given":"Marilyn T."},{"family":"Langlois","given":"Etienne V."},{"family":"Soares-Weiser","given":"Karla"},{"family":"Moriarty","given":"Jo"},{"family":"Clifford","given":"Tammy"},{"family":"Tunçalp","given":"Özge"},{"family":"Straus","given":"Sharon E."}],"issued":{"date-parts":[["2018",10,2]]}}}],"schema":"https://github.com/citation-style-language/schema/raw/master/csl-citation.json"} </w:instrText>
      </w:r>
      <w:r w:rsidR="00504473" w:rsidRPr="00A1333B">
        <w:rPr>
          <w:rFonts w:ascii="Cambria" w:hAnsi="Cambria"/>
          <w:b/>
          <w:bCs/>
          <w:sz w:val="20"/>
          <w:szCs w:val="20"/>
        </w:rPr>
        <w:fldChar w:fldCharType="separate"/>
      </w:r>
      <w:r w:rsidR="00504473" w:rsidRPr="00A1333B">
        <w:rPr>
          <w:rFonts w:ascii="Cambria" w:hAnsi="Cambria"/>
          <w:b/>
          <w:bCs/>
          <w:noProof/>
          <w:sz w:val="20"/>
          <w:szCs w:val="20"/>
        </w:rPr>
        <w:t>(Tricco et al. 2018)</w:t>
      </w:r>
      <w:r w:rsidR="00504473" w:rsidRPr="00A1333B">
        <w:rPr>
          <w:rFonts w:ascii="Cambria" w:hAnsi="Cambria"/>
          <w:b/>
          <w:bCs/>
          <w:sz w:val="20"/>
          <w:szCs w:val="20"/>
        </w:rPr>
        <w:fldChar w:fldCharType="end"/>
      </w:r>
      <w:r w:rsidRPr="00A1333B">
        <w:rPr>
          <w:rFonts w:ascii="Cambria" w:hAnsi="Cambria"/>
          <w:sz w:val="20"/>
          <w:szCs w:val="20"/>
        </w:rPr>
        <w:t>. In the first stage, title and abstract screening was conducted by a primary reviewer and validated by an expert academic reviewer, resulting in the exclusion of 32 articles that fell outside the scope of the active construction context. The remaining 58 articles were advanced to full-text review. During this second stage, 33 articles were excluded due to an exclusive focus on domains outside the active construction phase, insufficient methodological detail regarding their multimodal architectures, or reliance on unimodal architectures that did not belong to the baseline-to-VLM progression. This rigorous filtration process yielded a Phase 1 dataset of 25 core VLM and transitional articles.</w:t>
      </w:r>
    </w:p>
    <w:p w14:paraId="0A664438" w14:textId="11185E05" w:rsidR="00915382" w:rsidRPr="00A1333B" w:rsidRDefault="00915382" w:rsidP="00915382">
      <w:pPr>
        <w:jc w:val="both"/>
        <w:rPr>
          <w:rFonts w:ascii="Cambria" w:hAnsi="Cambria"/>
          <w:sz w:val="20"/>
          <w:szCs w:val="20"/>
        </w:rPr>
      </w:pPr>
      <w:r w:rsidRPr="00A1333B">
        <w:rPr>
          <w:rFonts w:ascii="Cambria" w:hAnsi="Cambria"/>
          <w:sz w:val="20"/>
          <w:szCs w:val="20"/>
        </w:rPr>
        <w:t>Concurrently, Phase 2 was executed via a backward snowballing (reference list mining) search of the retained articles. This strategy was utilized because more relevant articles can be identified from these papers by using reference chains, which helps identify important articles that were missed during the keyword search process</w:t>
      </w:r>
      <w:r w:rsidR="00504473" w:rsidRPr="00A1333B">
        <w:rPr>
          <w:rFonts w:ascii="Cambria" w:hAnsi="Cambria"/>
          <w:sz w:val="20"/>
          <w:szCs w:val="20"/>
        </w:rPr>
        <w:t xml:space="preserve"> </w:t>
      </w:r>
      <w:r w:rsidR="00504473" w:rsidRPr="00A1333B">
        <w:rPr>
          <w:rFonts w:ascii="Cambria" w:hAnsi="Cambria"/>
          <w:b/>
          <w:bCs/>
          <w:sz w:val="20"/>
          <w:szCs w:val="20"/>
        </w:rPr>
        <w:fldChar w:fldCharType="begin"/>
      </w:r>
      <w:r w:rsidR="006175D0" w:rsidRPr="00A1333B">
        <w:rPr>
          <w:rFonts w:ascii="Cambria" w:hAnsi="Cambria"/>
          <w:b/>
          <w:bCs/>
          <w:sz w:val="20"/>
          <w:szCs w:val="20"/>
        </w:rPr>
        <w:instrText xml:space="preserve"> ADDIN ZOTERO_ITEM CSL_CITATION {"citationID":"J7lKtbku","properties":{"unsorted":false,"formattedCitation":"(Paneru and Jeelani 2021; Rabbi and Jeelani 2024)","plainCitation":"(Paneru and Jeelani 2021; Rabbi and Jeelani 2024)","noteIndex":0},"citationItems":[{"id":379,"uris":["http://zotero.org/users/19548579/items/TS2E34T2"],"itemData":{"id":379,"type":"article-journal","abstract":"Thousands of images and videos are collected from construction projects during construction. These contain valuable data that, if harnessed efficiently, can help automate or at least reduce human effort in diverse construction management activities such as progress monitoring, safety management, quality control and productivity tracking. Extracting meaningful information from images requires the development of technology and algorithms that enable computers to understand digital images or videos, replicating the functionality of human visual systems. This is the goal of computer vision. This review aims at providing an updated and categorized overview of computer vision applications in construction by examining the recent developments in the field and identifying the opportunities and challenges that future research needs to address to fully leverage the potential benefits of Computer Vision. We restrict the focus to four areas that can benefit the most from computer vision - Safety Management, Progress Monitoring, Productivity Tracking and Quality Control.","container-title":"Automation in Construction","DOI":"10.1016/j.autcon.2021.103940","ISSN":"0926-5805","journalAbbreviation":"Automation in Construction","page":"103940","source":"ScienceDirect","title":"Computer vision applications in construction: Current state, opportunities &amp; challenges","title-short":"Computer vision applications in construction","volume":"132","author":[{"family":"Paneru","given":"Suman"},{"family":"Jeelani","given":"Idris"}],"issued":{"date-parts":[["2021",12,1]]}}},{"id":376,"uris":["http://zotero.org/users/19548579/items/AVQG9WIE"],"itemData":{"id":376,"type":"article-journal","abstract":"High occupational injury and fatality rate in the construction industry is a serious global concern. Recognizing AI as a solution to enhance safety performance, this study reviews 153 papers to assess and categorize current AI applications in construction, focusing on text, visual, and audio data, while also identifying challenges and future research opportunities. Real-time monitoring, hazard detection, and information extraction are identified as key areas where AI is applied, with a notable reliance on deep neural networks, object recognition, and Natural Language Processing. The review highlights major challenges, including the need for high-quality data management, semantic feature representation, and occluded object detection. Additionally, it underscores the untapped potential of audio-based AI and the advancements possible with Large Language Models for text interpretation. The findings emphasize the need for integrated, multi-faceted AI systems and advocate for responsible AI deployment to mitigate safety risks on construction sites.","container-title":"Automation in Construction","DOI":"10.1016/j.autcon.2024.105443","ISSN":"0926-5805","journalAbbreviation":"Automation in Construction","page":"105443","source":"ScienceDirect","title":"AI integration in construction safety: Current state, challenges, and future opportunities in text, vision, and audio based applications","title-short":"AI integration in construction safety","volume":"164","author":[{"family":"Rabbi","given":"Ahmed Bin Kabir"},{"family":"Jeelani","given":"Idris"}],"issued":{"date-parts":[["2024",8,1]]}}}],"schema":"https://github.com/citation-style-language/schema/raw/master/csl-citation.json"} </w:instrText>
      </w:r>
      <w:r w:rsidR="00504473" w:rsidRPr="00A1333B">
        <w:rPr>
          <w:rFonts w:ascii="Cambria" w:hAnsi="Cambria"/>
          <w:b/>
          <w:bCs/>
          <w:sz w:val="20"/>
          <w:szCs w:val="20"/>
        </w:rPr>
        <w:fldChar w:fldCharType="separate"/>
      </w:r>
      <w:r w:rsidR="00504473" w:rsidRPr="00A1333B">
        <w:rPr>
          <w:rFonts w:ascii="Cambria" w:hAnsi="Cambria"/>
          <w:b/>
          <w:bCs/>
          <w:noProof/>
          <w:sz w:val="20"/>
          <w:szCs w:val="20"/>
        </w:rPr>
        <w:t>(Paneru and Jeelani 2021; Rabbi and Jeelani 2024)</w:t>
      </w:r>
      <w:r w:rsidR="00504473" w:rsidRPr="00A1333B">
        <w:rPr>
          <w:rFonts w:ascii="Cambria" w:hAnsi="Cambria"/>
          <w:b/>
          <w:bCs/>
          <w:sz w:val="20"/>
          <w:szCs w:val="20"/>
        </w:rPr>
        <w:fldChar w:fldCharType="end"/>
      </w:r>
      <w:r w:rsidRPr="00A1333B">
        <w:rPr>
          <w:rFonts w:ascii="Cambria" w:hAnsi="Cambria"/>
          <w:sz w:val="20"/>
          <w:szCs w:val="20"/>
        </w:rPr>
        <w:t>. This ancestry search successfully identified an additional 31 highly relevant baseline and transition articles.</w:t>
      </w:r>
    </w:p>
    <w:p w14:paraId="1053DFC1" w14:textId="72CBEE03" w:rsidR="00915382" w:rsidRPr="00A1333B" w:rsidRDefault="00915382" w:rsidP="00915382">
      <w:pPr>
        <w:jc w:val="both"/>
        <w:rPr>
          <w:rFonts w:ascii="Cambria" w:hAnsi="Cambria"/>
          <w:sz w:val="20"/>
          <w:szCs w:val="20"/>
        </w:rPr>
      </w:pPr>
      <w:r w:rsidRPr="00A1333B">
        <w:rPr>
          <w:rFonts w:ascii="Cambria" w:hAnsi="Cambria"/>
          <w:sz w:val="20"/>
          <w:szCs w:val="20"/>
        </w:rPr>
        <w:t>Integrating the Phase 1 database retrieval and Phase 2 snowball search culminated in a final, robust corpus of 56 articles included in this review. As represented in the final corpus synthesis, this dataset is methodologically balanced, comprising 31 baseline/background papers, 5 transition/bridging papers, and 20 core construction VLM papers. Curating the literature across this specific timeframe provides the necessary temporal data to present how these methods applied in the construction phase have evolved over the years</w:t>
      </w:r>
      <w:r w:rsidR="00504473" w:rsidRPr="00A1333B">
        <w:rPr>
          <w:rFonts w:ascii="Cambria" w:hAnsi="Cambria"/>
          <w:sz w:val="20"/>
          <w:szCs w:val="20"/>
        </w:rPr>
        <w:t xml:space="preserve"> </w:t>
      </w:r>
      <w:r w:rsidR="00504473" w:rsidRPr="00A1333B">
        <w:rPr>
          <w:rFonts w:ascii="Cambria" w:hAnsi="Cambria"/>
          <w:b/>
          <w:bCs/>
          <w:sz w:val="20"/>
          <w:szCs w:val="20"/>
        </w:rPr>
        <w:fldChar w:fldCharType="begin"/>
      </w:r>
      <w:r w:rsidR="006175D0" w:rsidRPr="00A1333B">
        <w:rPr>
          <w:rFonts w:ascii="Cambria" w:hAnsi="Cambria"/>
          <w:b/>
          <w:bCs/>
          <w:sz w:val="20"/>
          <w:szCs w:val="20"/>
        </w:rPr>
        <w:instrText xml:space="preserve"> ADDIN ZOTERO_ITEM CSL_CITATION {"citationID":"7PN2xhsn","properties":{"unsorted":false,"formattedCitation":"(Jiang and Messner 2023)","plainCitation":"(Jiang and Messner 2023)","noteIndex":0},"citationItems":[{"id":383,"uris":["http://zotero.org/users/19548579/items/V8384B82"],"itemData":{"id":383,"type":"article-journal","abstract":"Recent advances in digital photography and unmanned aerial vehicle (UAV) platforms make visual data from construction project sites more accessible to project teams. To semi-automatically or automatically obtain the essential information, evaluate the ongoing activities or operations, and address project-level challenges, researchers have focused on applying various computer vision (CV)-based methods to process and interpret the acquired visual data. This research developed a framework to summarize the vision-based methods that have been applied to construction/asset management operations through a systematic literature review. The reviewed literature was composed of 103 journal papers from 2011 to 2020. All the reviewed journal papers were from the Ei Compendex database with specific search criteria. The developed framework consisted of two parts: use cases and CV domains. Use cases contained five aspects: safety monitoring, productivity improvement, progress monitoring, infrastructure inspection, and robotic application. CV domains contained six aspects: image processing, object classification, object detection, object tracking, pose estimation, and 3D reconstruction. All eleven aspects were integrated from the reviewed papers. For each reviewed paper, the general workflow of applied vision-based approaches was described and categorized into each use case. A trending timeline was developed to analyze the popularity of the identified use cases and CV domains within the reviewed time period. Both the quantity and variety of construction use cases and CV domains have increased. Challenges and limitations of applying CV-based methods in the construction industry were also identified. This paper provides readers with a summary of how CV-based methods have been used in the construction industry and serve as a reference for future research and development.","container-title":"Journal of Information Technology in Construction (ITcon)","DOI":"10.36680/j.itcon.2023.009","issue":"9","language":"en","page":"176-199","source":"www.itcon.org","title":"Computer Vision Applications In Construction And Asset Management Phases: A Literature Review","title-short":"Computer Vision Applications In Construction And Asset Management Phases","volume":"28","author":[{"family":"Jiang","given":"Zhouqian"},{"family":"Messner","given":"John I."}],"issued":{"date-parts":[["2023",4,3]]}}}],"schema":"https://github.com/citation-style-language/schema/raw/master/csl-citation.json"} </w:instrText>
      </w:r>
      <w:r w:rsidR="00504473" w:rsidRPr="00A1333B">
        <w:rPr>
          <w:rFonts w:ascii="Cambria" w:hAnsi="Cambria"/>
          <w:b/>
          <w:bCs/>
          <w:sz w:val="20"/>
          <w:szCs w:val="20"/>
        </w:rPr>
        <w:fldChar w:fldCharType="separate"/>
      </w:r>
      <w:r w:rsidR="00504473" w:rsidRPr="00A1333B">
        <w:rPr>
          <w:rFonts w:ascii="Cambria" w:hAnsi="Cambria"/>
          <w:b/>
          <w:bCs/>
          <w:noProof/>
          <w:sz w:val="20"/>
          <w:szCs w:val="20"/>
        </w:rPr>
        <w:t>(Jiang and Messner 2023)</w:t>
      </w:r>
      <w:r w:rsidR="00504473" w:rsidRPr="00A1333B">
        <w:rPr>
          <w:rFonts w:ascii="Cambria" w:hAnsi="Cambria"/>
          <w:b/>
          <w:bCs/>
          <w:sz w:val="20"/>
          <w:szCs w:val="20"/>
        </w:rPr>
        <w:fldChar w:fldCharType="end"/>
      </w:r>
      <w:r w:rsidRPr="00A1333B">
        <w:rPr>
          <w:rFonts w:ascii="Cambria" w:hAnsi="Cambria"/>
          <w:sz w:val="20"/>
          <w:szCs w:val="20"/>
        </w:rPr>
        <w:t>.</w:t>
      </w:r>
    </w:p>
    <w:p w14:paraId="791A4367" w14:textId="77777777" w:rsidR="007067D0" w:rsidRPr="00A1333B" w:rsidRDefault="007067D0" w:rsidP="007067D0">
      <w:pPr>
        <w:rPr>
          <w:rFonts w:ascii="Cambria" w:hAnsi="Cambria"/>
          <w:sz w:val="20"/>
          <w:szCs w:val="20"/>
        </w:rPr>
      </w:pPr>
      <w:r w:rsidRPr="00A1333B">
        <w:rPr>
          <w:rFonts w:ascii="Cambria" w:hAnsi="Cambria"/>
          <w:b/>
          <w:bCs/>
          <w:noProof/>
          <w:sz w:val="20"/>
          <w:szCs w:val="20"/>
        </w:rPr>
        <w:lastRenderedPageBreak/>
        <w:drawing>
          <wp:inline distT="0" distB="0" distL="0" distR="0" wp14:anchorId="43184663" wp14:editId="347A1934">
            <wp:extent cx="5652655" cy="7681813"/>
            <wp:effectExtent l="0" t="0" r="5715" b="0"/>
            <wp:docPr id="182705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05785" name=""/>
                    <pic:cNvPicPr/>
                  </pic:nvPicPr>
                  <pic:blipFill>
                    <a:blip r:embed="rId13"/>
                    <a:stretch>
                      <a:fillRect/>
                    </a:stretch>
                  </pic:blipFill>
                  <pic:spPr>
                    <a:xfrm>
                      <a:off x="0" y="0"/>
                      <a:ext cx="5662383" cy="7695033"/>
                    </a:xfrm>
                    <a:prstGeom prst="rect">
                      <a:avLst/>
                    </a:prstGeom>
                  </pic:spPr>
                </pic:pic>
              </a:graphicData>
            </a:graphic>
          </wp:inline>
        </w:drawing>
      </w:r>
    </w:p>
    <w:p w14:paraId="48BD1EFB" w14:textId="77777777" w:rsidR="007067D0" w:rsidRPr="00A1333B" w:rsidRDefault="007067D0" w:rsidP="007067D0">
      <w:pPr>
        <w:rPr>
          <w:rFonts w:ascii="Cambria" w:hAnsi="Cambria"/>
          <w:b/>
          <w:bCs/>
          <w:sz w:val="20"/>
          <w:szCs w:val="20"/>
        </w:rPr>
      </w:pPr>
      <w:r w:rsidRPr="00A1333B">
        <w:rPr>
          <w:rFonts w:ascii="Cambria" w:hAnsi="Cambria"/>
          <w:b/>
          <w:bCs/>
          <w:sz w:val="20"/>
          <w:szCs w:val="20"/>
        </w:rPr>
        <w:t>2.4 Data Charting and Extraction Process</w:t>
      </w:r>
    </w:p>
    <w:p w14:paraId="35E19B95" w14:textId="598D1C5C" w:rsidR="00277FEC" w:rsidRPr="00A1333B" w:rsidRDefault="00277FEC" w:rsidP="00277FEC">
      <w:pPr>
        <w:jc w:val="both"/>
        <w:rPr>
          <w:rFonts w:ascii="Cambria" w:hAnsi="Cambria"/>
          <w:sz w:val="20"/>
          <w:szCs w:val="20"/>
        </w:rPr>
      </w:pPr>
      <w:r w:rsidRPr="00A1333B">
        <w:rPr>
          <w:rFonts w:ascii="Cambria" w:hAnsi="Cambria"/>
          <w:sz w:val="20"/>
          <w:szCs w:val="20"/>
        </w:rPr>
        <w:lastRenderedPageBreak/>
        <w:t>Following the selection of the 56 core articles, a standardized data extraction framework was developed to systematically chart the literature. As recommended by scoping review methodologies</w:t>
      </w:r>
      <w:r w:rsidR="00504473" w:rsidRPr="00A1333B">
        <w:rPr>
          <w:rFonts w:ascii="Cambria" w:hAnsi="Cambria"/>
          <w:sz w:val="20"/>
          <w:szCs w:val="20"/>
        </w:rPr>
        <w:t xml:space="preserve"> </w:t>
      </w:r>
      <w:r w:rsidR="00504473" w:rsidRPr="00A1333B">
        <w:rPr>
          <w:rFonts w:ascii="Cambria" w:hAnsi="Cambria"/>
          <w:b/>
          <w:bCs/>
          <w:sz w:val="20"/>
          <w:szCs w:val="20"/>
        </w:rPr>
        <w:fldChar w:fldCharType="begin"/>
      </w:r>
      <w:r w:rsidR="006175D0" w:rsidRPr="00A1333B">
        <w:rPr>
          <w:rFonts w:ascii="Cambria" w:hAnsi="Cambria"/>
          <w:b/>
          <w:bCs/>
          <w:sz w:val="20"/>
          <w:szCs w:val="20"/>
        </w:rPr>
        <w:instrText xml:space="preserve"> ADDIN ZOTERO_ITEM CSL_CITATION {"citationID":"qxKxbpgt","properties":{"unsorted":false,"formattedCitation":"(Tricco et al. 2018)","plainCitation":"(Tricco et al. 2018)","noteIndex":0},"citationItems":[{"id":348,"uris":["http://zotero.org/users/19548579/items/8Z99ANSQ"],"itemData":{"id":348,"type":"article-journal","abstract":"Scoping reviews, a type of knowledge synthesis, follow a systematic approach to map evidence on a topic and identify main concepts, theories, sources, and knowledge gaps. Although more scoping reviews are being done, their methodological and reporting quality need improvement. This document presents the PRISMA-ScR (Preferred Reporting Items for Systematic reviews and Meta-Analyses extension for Scoping Reviews) checklist and explanation. The checklist was developed by a 24-member expert panel and 2 research leads following published guidance from the EQUATOR (Enhancing the QUAlity and Transparency Of health Research) Network. The final checklist contains 20 essential reporting items and 2 optional items. The authors provide a rationale and an example of good reporting for each item. The intent of the PRISMA-ScR is to help readers (including researchers, publishers, commissioners, policymakers, health care providers, guideline developers, and patients or consumers) develop a greater understanding of relevant terminology, core concepts, and key items to report for scoping reviews.","container-title":"Annals of Internal Medicine","DOI":"10.7326/M18-0850","ISSN":"1539-3704","issue":"7","journalAbbreviation":"Ann Intern Med","language":"eng","page":"467-473","PMID":"30178033","source":"PubMed","title":"PRISMA Extension for Scoping Reviews (PRISMA-ScR): Checklist and Explanation","title-short":"PRISMA Extension for Scoping Reviews (PRISMA-ScR)","volume":"169","author":[{"family":"Tricco","given":"Andrea C."},{"family":"Lillie","given":"Erin"},{"family":"Zarin","given":"Wasifa"},{"family":"O'Brien","given":"Kelly K."},{"family":"Colquhoun","given":"Heather"},{"family":"Levac","given":"Danielle"},{"family":"Moher","given":"David"},{"family":"Peters","given":"Micah D. J."},{"family":"Horsley","given":"Tanya"},{"family":"Weeks","given":"Laura"},{"family":"Hempel","given":"Susanne"},{"family":"Akl","given":"Elie A."},{"family":"Chang","given":"Christine"},{"family":"McGowan","given":"Jessie"},{"family":"Stewart","given":"Lesley"},{"family":"Hartling","given":"Lisa"},{"family":"Aldcroft","given":"Adrian"},{"family":"Wilson","given":"Michael G."},{"family":"Garritty","given":"Chantelle"},{"family":"Lewin","given":"Simon"},{"family":"Godfrey","given":"Christina M."},{"family":"Macdonald","given":"Marilyn T."},{"family":"Langlois","given":"Etienne V."},{"family":"Soares-Weiser","given":"Karla"},{"family":"Moriarty","given":"Jo"},{"family":"Clifford","given":"Tammy"},{"family":"Tunçalp","given":"Özge"},{"family":"Straus","given":"Sharon E."}],"issued":{"date-parts":[["2018",10,2]]}}}],"schema":"https://github.com/citation-style-language/schema/raw/master/csl-citation.json"} </w:instrText>
      </w:r>
      <w:r w:rsidR="00504473" w:rsidRPr="00A1333B">
        <w:rPr>
          <w:rFonts w:ascii="Cambria" w:hAnsi="Cambria"/>
          <w:b/>
          <w:bCs/>
          <w:sz w:val="20"/>
          <w:szCs w:val="20"/>
        </w:rPr>
        <w:fldChar w:fldCharType="separate"/>
      </w:r>
      <w:r w:rsidR="00504473" w:rsidRPr="00A1333B">
        <w:rPr>
          <w:rFonts w:ascii="Cambria" w:hAnsi="Cambria"/>
          <w:b/>
          <w:bCs/>
          <w:noProof/>
          <w:sz w:val="20"/>
          <w:szCs w:val="20"/>
        </w:rPr>
        <w:t>(Tricco et al. 2018)</w:t>
      </w:r>
      <w:r w:rsidR="00504473" w:rsidRPr="00A1333B">
        <w:rPr>
          <w:rFonts w:ascii="Cambria" w:hAnsi="Cambria"/>
          <w:b/>
          <w:bCs/>
          <w:sz w:val="20"/>
          <w:szCs w:val="20"/>
        </w:rPr>
        <w:fldChar w:fldCharType="end"/>
      </w:r>
      <w:r w:rsidRPr="00A1333B">
        <w:rPr>
          <w:rFonts w:ascii="Cambria" w:hAnsi="Cambria"/>
          <w:sz w:val="20"/>
          <w:szCs w:val="20"/>
        </w:rPr>
        <w:t>, the data charting form was iteratively refined by the research team to ensure all relevant variables addressing the research questions were captured consistently.</w:t>
      </w:r>
    </w:p>
    <w:p w14:paraId="2B1A8117" w14:textId="1564A564" w:rsidR="00277FEC" w:rsidRPr="00A1333B" w:rsidRDefault="00277FEC" w:rsidP="00277FEC">
      <w:pPr>
        <w:jc w:val="both"/>
        <w:rPr>
          <w:rFonts w:ascii="Cambria" w:hAnsi="Cambria"/>
          <w:sz w:val="20"/>
          <w:szCs w:val="20"/>
        </w:rPr>
      </w:pPr>
      <w:r w:rsidRPr="00A1333B">
        <w:rPr>
          <w:rFonts w:ascii="Cambria" w:hAnsi="Cambria"/>
          <w:sz w:val="20"/>
          <w:szCs w:val="20"/>
        </w:rPr>
        <w:t>To provide a structured and comprehensive evaluation of the literature, the extracted data were systematically categorized into three distinct analytical dimensions: Content Analysis, Technical Analysis, and Critical Analysis. The complete data charting framework and its corresponding extraction variables are detailed in Table 2.</w:t>
      </w:r>
    </w:p>
    <w:p w14:paraId="2B5D51BC" w14:textId="77777777" w:rsidR="007067D0" w:rsidRPr="00A1333B" w:rsidRDefault="007067D0" w:rsidP="007067D0">
      <w:pPr>
        <w:jc w:val="both"/>
        <w:rPr>
          <w:rFonts w:ascii="Cambria" w:hAnsi="Cambria"/>
          <w:sz w:val="20"/>
          <w:szCs w:val="20"/>
        </w:rPr>
      </w:pPr>
      <w:r w:rsidRPr="00A1333B">
        <w:rPr>
          <w:rFonts w:ascii="Cambria" w:hAnsi="Cambria"/>
          <w:b/>
          <w:bCs/>
          <w:sz w:val="20"/>
          <w:szCs w:val="20"/>
        </w:rPr>
        <w:t>Table 2. Data Charting and Extraction Framework.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69"/>
        <w:gridCol w:w="2136"/>
        <w:gridCol w:w="5845"/>
      </w:tblGrid>
      <w:tr w:rsidR="007067D0" w:rsidRPr="00A1333B" w14:paraId="36137533" w14:textId="77777777" w:rsidTr="00A83426">
        <w:trPr>
          <w:tblHeader/>
          <w:tblCellSpacing w:w="15" w:type="dxa"/>
        </w:trPr>
        <w:tc>
          <w:tcPr>
            <w:tcW w:w="0" w:type="auto"/>
            <w:vAlign w:val="center"/>
            <w:hideMark/>
          </w:tcPr>
          <w:p w14:paraId="3615505F" w14:textId="77777777" w:rsidR="007067D0" w:rsidRPr="00A1333B" w:rsidRDefault="007067D0" w:rsidP="00A83426">
            <w:pPr>
              <w:rPr>
                <w:rFonts w:ascii="Cambria" w:hAnsi="Cambria"/>
                <w:b/>
                <w:bCs/>
                <w:sz w:val="20"/>
                <w:szCs w:val="20"/>
              </w:rPr>
            </w:pPr>
            <w:r w:rsidRPr="00A1333B">
              <w:rPr>
                <w:rFonts w:ascii="Cambria" w:hAnsi="Cambria"/>
                <w:b/>
                <w:bCs/>
                <w:sz w:val="20"/>
                <w:szCs w:val="20"/>
              </w:rPr>
              <w:t>Analytical Dimension</w:t>
            </w:r>
          </w:p>
        </w:tc>
        <w:tc>
          <w:tcPr>
            <w:tcW w:w="2106" w:type="dxa"/>
            <w:vAlign w:val="center"/>
            <w:hideMark/>
          </w:tcPr>
          <w:p w14:paraId="6AB91364" w14:textId="77777777" w:rsidR="007067D0" w:rsidRPr="00A1333B" w:rsidRDefault="007067D0" w:rsidP="00A83426">
            <w:pPr>
              <w:rPr>
                <w:rFonts w:ascii="Cambria" w:hAnsi="Cambria"/>
                <w:b/>
                <w:bCs/>
                <w:sz w:val="20"/>
                <w:szCs w:val="20"/>
              </w:rPr>
            </w:pPr>
            <w:r w:rsidRPr="00A1333B">
              <w:rPr>
                <w:rFonts w:ascii="Cambria" w:hAnsi="Cambria"/>
                <w:b/>
                <w:bCs/>
                <w:sz w:val="20"/>
                <w:szCs w:val="20"/>
              </w:rPr>
              <w:t>Extraction Variables</w:t>
            </w:r>
          </w:p>
        </w:tc>
        <w:tc>
          <w:tcPr>
            <w:tcW w:w="5800" w:type="dxa"/>
            <w:vAlign w:val="center"/>
            <w:hideMark/>
          </w:tcPr>
          <w:p w14:paraId="5929DD16" w14:textId="77777777" w:rsidR="007067D0" w:rsidRPr="00A1333B" w:rsidRDefault="007067D0" w:rsidP="00A83426">
            <w:pPr>
              <w:rPr>
                <w:rFonts w:ascii="Cambria" w:hAnsi="Cambria"/>
                <w:b/>
                <w:bCs/>
                <w:sz w:val="20"/>
                <w:szCs w:val="20"/>
              </w:rPr>
            </w:pPr>
            <w:r w:rsidRPr="00A1333B">
              <w:rPr>
                <w:rFonts w:ascii="Cambria" w:hAnsi="Cambria"/>
                <w:b/>
                <w:bCs/>
                <w:sz w:val="20"/>
                <w:szCs w:val="20"/>
              </w:rPr>
              <w:t>Description</w:t>
            </w:r>
          </w:p>
        </w:tc>
      </w:tr>
      <w:tr w:rsidR="007067D0" w:rsidRPr="00A1333B" w14:paraId="0850FFF6" w14:textId="77777777" w:rsidTr="00A83426">
        <w:trPr>
          <w:trHeight w:val="1355"/>
          <w:tblCellSpacing w:w="15" w:type="dxa"/>
        </w:trPr>
        <w:tc>
          <w:tcPr>
            <w:tcW w:w="0" w:type="auto"/>
            <w:vAlign w:val="center"/>
            <w:hideMark/>
          </w:tcPr>
          <w:p w14:paraId="2384080F" w14:textId="77777777" w:rsidR="007067D0" w:rsidRPr="00A1333B" w:rsidRDefault="007067D0" w:rsidP="00A83426">
            <w:pPr>
              <w:rPr>
                <w:rFonts w:ascii="Cambria" w:hAnsi="Cambria"/>
                <w:sz w:val="20"/>
                <w:szCs w:val="20"/>
              </w:rPr>
            </w:pPr>
            <w:r w:rsidRPr="00A1333B">
              <w:rPr>
                <w:rFonts w:ascii="Cambria" w:hAnsi="Cambria"/>
                <w:b/>
                <w:bCs/>
                <w:sz w:val="20"/>
                <w:szCs w:val="20"/>
              </w:rPr>
              <w:t>Dimension 1: Content Analysis</w:t>
            </w:r>
          </w:p>
        </w:tc>
        <w:tc>
          <w:tcPr>
            <w:tcW w:w="2106" w:type="dxa"/>
            <w:vAlign w:val="center"/>
            <w:hideMark/>
          </w:tcPr>
          <w:p w14:paraId="1B35FBD2" w14:textId="1D53C904" w:rsidR="007067D0" w:rsidRPr="00A1333B" w:rsidRDefault="002C6E20" w:rsidP="00A83426">
            <w:pPr>
              <w:rPr>
                <w:rFonts w:ascii="Cambria" w:hAnsi="Cambria"/>
                <w:sz w:val="20"/>
                <w:szCs w:val="20"/>
              </w:rPr>
            </w:pPr>
            <w:r w:rsidRPr="00A1333B">
              <w:rPr>
                <w:rFonts w:ascii="Cambria" w:hAnsi="Cambria"/>
                <w:sz w:val="20"/>
                <w:szCs w:val="20"/>
              </w:rPr>
              <w:t>Cluster/Application; Input Data; Spatiotemporal Task; Automation Level.</w:t>
            </w:r>
          </w:p>
        </w:tc>
        <w:tc>
          <w:tcPr>
            <w:tcW w:w="5800" w:type="dxa"/>
            <w:vAlign w:val="center"/>
            <w:hideMark/>
          </w:tcPr>
          <w:p w14:paraId="010A6F00" w14:textId="5798E6FF" w:rsidR="007067D0" w:rsidRPr="00A1333B" w:rsidRDefault="002C6E20" w:rsidP="00A83426">
            <w:pPr>
              <w:rPr>
                <w:rFonts w:ascii="Cambria" w:hAnsi="Cambria"/>
                <w:sz w:val="20"/>
                <w:szCs w:val="20"/>
              </w:rPr>
            </w:pPr>
            <w:r w:rsidRPr="00A1333B">
              <w:rPr>
                <w:rFonts w:ascii="Cambria" w:hAnsi="Cambria"/>
                <w:sz w:val="20"/>
                <w:szCs w:val="20"/>
              </w:rPr>
              <w:t>Identifies what the AI is doing by mapping the specific domain (e.g., safety vs. progress tracking), the sensory inputs utilized (e.g., video, image, point cloud), the specific spatiotemporal task (e.g., action recognition, tracking), and the system's level of autonomy (assistive vs. automated).</w:t>
            </w:r>
          </w:p>
        </w:tc>
      </w:tr>
      <w:tr w:rsidR="007067D0" w:rsidRPr="00A1333B" w14:paraId="5EE4FB86" w14:textId="77777777" w:rsidTr="00A83426">
        <w:trPr>
          <w:tblCellSpacing w:w="15" w:type="dxa"/>
        </w:trPr>
        <w:tc>
          <w:tcPr>
            <w:tcW w:w="0" w:type="auto"/>
            <w:vAlign w:val="center"/>
            <w:hideMark/>
          </w:tcPr>
          <w:p w14:paraId="2678333F" w14:textId="77777777" w:rsidR="007067D0" w:rsidRPr="00A1333B" w:rsidRDefault="007067D0" w:rsidP="00A83426">
            <w:pPr>
              <w:rPr>
                <w:rFonts w:ascii="Cambria" w:hAnsi="Cambria"/>
                <w:sz w:val="20"/>
                <w:szCs w:val="20"/>
              </w:rPr>
            </w:pPr>
            <w:r w:rsidRPr="00A1333B">
              <w:rPr>
                <w:rFonts w:ascii="Cambria" w:hAnsi="Cambria"/>
                <w:b/>
                <w:bCs/>
                <w:sz w:val="20"/>
                <w:szCs w:val="20"/>
              </w:rPr>
              <w:t>Dimension 2: Technical Analysis</w:t>
            </w:r>
          </w:p>
        </w:tc>
        <w:tc>
          <w:tcPr>
            <w:tcW w:w="2106" w:type="dxa"/>
            <w:vAlign w:val="center"/>
            <w:hideMark/>
          </w:tcPr>
          <w:p w14:paraId="6C52C3AD" w14:textId="12681A88" w:rsidR="007067D0" w:rsidRPr="00A1333B" w:rsidRDefault="00715DF6" w:rsidP="00A83426">
            <w:pPr>
              <w:rPr>
                <w:rFonts w:ascii="Cambria" w:hAnsi="Cambria"/>
                <w:sz w:val="20"/>
                <w:szCs w:val="20"/>
              </w:rPr>
            </w:pPr>
            <w:r w:rsidRPr="00A1333B">
              <w:rPr>
                <w:rFonts w:ascii="Cambria" w:hAnsi="Cambria"/>
                <w:sz w:val="20"/>
                <w:szCs w:val="20"/>
              </w:rPr>
              <w:t>Algorithm/Model; Dataset; Validation Metric; Compute/Hardware.</w:t>
            </w:r>
          </w:p>
        </w:tc>
        <w:tc>
          <w:tcPr>
            <w:tcW w:w="5800" w:type="dxa"/>
            <w:vAlign w:val="center"/>
            <w:hideMark/>
          </w:tcPr>
          <w:p w14:paraId="3E29A67E" w14:textId="400431FA" w:rsidR="007067D0" w:rsidRPr="00A1333B" w:rsidRDefault="00715DF6" w:rsidP="00A83426">
            <w:pPr>
              <w:rPr>
                <w:rFonts w:ascii="Cambria" w:hAnsi="Cambria"/>
                <w:sz w:val="20"/>
                <w:szCs w:val="20"/>
              </w:rPr>
            </w:pPr>
            <w:r w:rsidRPr="00A1333B">
              <w:rPr>
                <w:rFonts w:ascii="Cambria" w:hAnsi="Cambria"/>
                <w:sz w:val="20"/>
                <w:szCs w:val="20"/>
              </w:rPr>
              <w:t>Analyzes how the system operates by documenting the specific architectures (e.g., GPT-4o, CLIP), the nature of the training data (public vs. private/custom), the diverse evaluation metrics employed (e.g., mAP, F1-score), and the deployment environment (edge vs. cloud).</w:t>
            </w:r>
          </w:p>
        </w:tc>
      </w:tr>
      <w:tr w:rsidR="007067D0" w:rsidRPr="00A1333B" w14:paraId="1C312981" w14:textId="77777777" w:rsidTr="00A83426">
        <w:trPr>
          <w:tblCellSpacing w:w="15" w:type="dxa"/>
        </w:trPr>
        <w:tc>
          <w:tcPr>
            <w:tcW w:w="0" w:type="auto"/>
            <w:vAlign w:val="center"/>
            <w:hideMark/>
          </w:tcPr>
          <w:p w14:paraId="11923606" w14:textId="77777777" w:rsidR="007067D0" w:rsidRPr="00A1333B" w:rsidRDefault="007067D0" w:rsidP="00A83426">
            <w:pPr>
              <w:rPr>
                <w:rFonts w:ascii="Cambria" w:hAnsi="Cambria"/>
                <w:sz w:val="20"/>
                <w:szCs w:val="20"/>
              </w:rPr>
            </w:pPr>
            <w:r w:rsidRPr="00A1333B">
              <w:rPr>
                <w:rFonts w:ascii="Cambria" w:hAnsi="Cambria"/>
                <w:b/>
                <w:bCs/>
                <w:sz w:val="20"/>
                <w:szCs w:val="20"/>
              </w:rPr>
              <w:t>Dimension 3: Critical Analysis</w:t>
            </w:r>
          </w:p>
        </w:tc>
        <w:tc>
          <w:tcPr>
            <w:tcW w:w="2106" w:type="dxa"/>
            <w:vAlign w:val="center"/>
            <w:hideMark/>
          </w:tcPr>
          <w:p w14:paraId="312F3EB3" w14:textId="2EF8D84B" w:rsidR="007067D0" w:rsidRPr="00A1333B" w:rsidRDefault="00715DF6" w:rsidP="00A83426">
            <w:pPr>
              <w:rPr>
                <w:rFonts w:ascii="Cambria" w:hAnsi="Cambria"/>
                <w:sz w:val="20"/>
                <w:szCs w:val="20"/>
              </w:rPr>
            </w:pPr>
            <w:r w:rsidRPr="00A1333B">
              <w:rPr>
                <w:rFonts w:ascii="Cambria" w:hAnsi="Cambria"/>
                <w:sz w:val="20"/>
                <w:szCs w:val="20"/>
              </w:rPr>
              <w:t>Key Limitation; Research Gap; Future Direction.</w:t>
            </w:r>
          </w:p>
        </w:tc>
        <w:tc>
          <w:tcPr>
            <w:tcW w:w="5800" w:type="dxa"/>
            <w:vAlign w:val="center"/>
            <w:hideMark/>
          </w:tcPr>
          <w:p w14:paraId="7C852D8B" w14:textId="28E04B09" w:rsidR="007067D0" w:rsidRPr="00A1333B" w:rsidRDefault="00715DF6" w:rsidP="00A83426">
            <w:pPr>
              <w:rPr>
                <w:rFonts w:ascii="Cambria" w:hAnsi="Cambria"/>
                <w:sz w:val="20"/>
                <w:szCs w:val="20"/>
              </w:rPr>
            </w:pPr>
            <w:r w:rsidRPr="00A1333B">
              <w:rPr>
                <w:rFonts w:ascii="Cambria" w:hAnsi="Cambria"/>
                <w:sz w:val="20"/>
                <w:szCs w:val="20"/>
              </w:rPr>
              <w:t>Evaluates the significance of the study by synthesizing the inherent technological or methodological bottlenecks, identifying unmet industry needs, and charting actionable future research trajectories.</w:t>
            </w:r>
          </w:p>
        </w:tc>
      </w:tr>
    </w:tbl>
    <w:p w14:paraId="25120505" w14:textId="77777777" w:rsidR="007067D0" w:rsidRPr="00A1333B" w:rsidRDefault="007067D0" w:rsidP="007067D0">
      <w:pPr>
        <w:rPr>
          <w:rFonts w:ascii="Cambria" w:hAnsi="Cambria"/>
          <w:sz w:val="20"/>
          <w:szCs w:val="20"/>
        </w:rPr>
      </w:pPr>
    </w:p>
    <w:p w14:paraId="3F574B69" w14:textId="77777777" w:rsidR="007067D0" w:rsidRPr="00A1333B" w:rsidRDefault="007067D0" w:rsidP="007067D0">
      <w:pPr>
        <w:rPr>
          <w:rFonts w:ascii="Cambria" w:hAnsi="Cambria"/>
          <w:b/>
          <w:bCs/>
          <w:sz w:val="20"/>
          <w:szCs w:val="20"/>
        </w:rPr>
      </w:pPr>
      <w:r w:rsidRPr="00A1333B">
        <w:rPr>
          <w:rFonts w:ascii="Cambria" w:hAnsi="Cambria"/>
          <w:b/>
          <w:bCs/>
          <w:sz w:val="20"/>
          <w:szCs w:val="20"/>
        </w:rPr>
        <w:t>2.5 Data Synthesis</w:t>
      </w:r>
    </w:p>
    <w:p w14:paraId="240B9471" w14:textId="6B92DA20" w:rsidR="00A81E7F" w:rsidRPr="00A1333B" w:rsidRDefault="00900C3C" w:rsidP="007072F5">
      <w:pPr>
        <w:jc w:val="both"/>
        <w:rPr>
          <w:rFonts w:ascii="Cambria" w:hAnsi="Cambria"/>
          <w:sz w:val="20"/>
          <w:szCs w:val="20"/>
        </w:rPr>
      </w:pPr>
      <w:r w:rsidRPr="00A1333B">
        <w:rPr>
          <w:rFonts w:ascii="Cambria" w:hAnsi="Cambria"/>
          <w:sz w:val="20"/>
          <w:szCs w:val="20"/>
        </w:rPr>
        <w:t xml:space="preserve">Given the heterogeneous nature of the evaluation metrics across the included studies—which range from geometric intersection-over-union (IoU) and mean average precision (mAP) metrics for measuring bounding box predictions </w:t>
      </w:r>
      <w:r w:rsidR="00504473" w:rsidRPr="00A1333B">
        <w:rPr>
          <w:rFonts w:ascii="Cambria" w:hAnsi="Cambria"/>
          <w:b/>
          <w:bCs/>
          <w:sz w:val="20"/>
          <w:szCs w:val="20"/>
        </w:rPr>
        <w:fldChar w:fldCharType="begin"/>
      </w:r>
      <w:r w:rsidR="006175D0" w:rsidRPr="00A1333B">
        <w:rPr>
          <w:rFonts w:ascii="Cambria" w:hAnsi="Cambria"/>
          <w:b/>
          <w:bCs/>
          <w:sz w:val="20"/>
          <w:szCs w:val="20"/>
        </w:rPr>
        <w:instrText xml:space="preserve"> ADDIN ZOTERO_ITEM CSL_CITATION {"citationID":"TH2dv9eJ","properties":{"unsorted":false,"formattedCitation":"(Nath et al. 2020; Wang and El-Gohary 2024)","plainCitation":"(Nath et al. 2020; Wang and El-Gohary 2024)","noteIndex":0},"citationItems":[{"id":373,"uris":["http://zotero.org/users/19548579/items/B287Z2HM"],"itemData":{"id":373,"type":"article-journal","abstract":"The leading causes of construction fatalities include traumatic brain injuries (resulted from fall and electrocution) and collisions (resulted from struck by objects). As a preventive step, the U.S. Occupational Safety and Health Administration (OSHA) requires that contractors enforce and monitor appropriate usage of personal protective equipment (PPE) of workers (e.g., hard hat and vest) at all times. This paper presents three deep learning (DL) models built on You-Only-Look-Once (YOLO) architecture to verify PPE compliance of workers; i.e., if a worker is wearing hard hat, vest, or both, from image/video in real-time. In the first approach, the algorithm detects workers, hats, and vests and then, a machine learning model (e.g., neural network and decision tree) verifies if each detected worker is properly wearing hat or vest. In the second approach, the algorithm simultaneously detects individual workers and verifies PPE compliance with a single convolutional neural network (CNN) framework. In the third approach, the algorithm first detects only the workers in the input image which are then cropped and classified by CNN-based classifiers (i.e., VGG-16, ResNet-50, and Xception) according to the presence of PPE attire. All models are trained on an in-house image dataset that is created using crowd-sourcing and web-mining. The dataset, named Pictor-v3, contains ~1,500 annotated images and ~4,700 instances of workers wearing various combinations of PPE components. It is found that the second approach achieves the best performance, i.e., 72.3% mean average precision (mAP), in real-world settings, and can process 11 frames per second (FPS) on a laptop computer which makes it suitable for real-time detection, as well as a good candidate for running on light-weight mobile devices. The closest alternative in terms of performance (67.93% mAP) is the third approach where VGG-16, ResNet-50, and Xception classifiers are assembled in a Bayesian framework. However, the first approach is the fastest among all and can process 13 FPS with 63.1% mAP. The crowed-sourced Pictor-v3 dataset and all trained models are publicly available to support the design and testing of other innovative applications for monitoring safety compliance, and advancing future research in automation in construction.","container-title":"Automation in Construction","DOI":"10.1016/j.autcon.2020.103085","ISSN":"0926-5805","journalAbbreviation":"Automation in Construction","page":"103085","source":"ScienceDirect","title":"Deep learning for site safety: Real-time detection of personal protective equipment","title-short":"Deep learning for site safety","volume":"112","author":[{"family":"Nath","given":"Nipun D."},{"family":"Behzadan","given":"Amir H."},{"family":"Paal","given":"Stephanie G."}],"issued":{"date-parts":[["2020",4,1]]}}},{"id":347,"uris":["http://zotero.org/users/19548579/items/5GW6CIK7"],"itemData":{"id":347,"type":"article-journal","abstract":"Computer vision techniques can be used to detect site objects for identifying noncompliances that could lead to safety incidents. However, existing methods are limited in covering diverse hazard scenarios, detecting site objects with imbalanced distributions, and recognizing their intricate attributes to describe their conditions and functionality. To address these gaps, this paper proposes a deep learning-based method for identifying multiple fall-related objects and their associated attributes. The proposed method consists of three submethods: (1) a method for developing relevant datasets by retrieving images from open resources; (2) a method for few-shot object detection, which deals with imbalanced distributions; and (3) a method for attribute recognition to add semantic descriptions to the detected objects. The proposed method achieved an average precision and recall of 88.2% and 79.5% for few-shot object detection and 94.8% and 95.7% for attribute recognition, respectively, which indicates good performance.","container-title":"Automation in Construction","DOI":"10.1016/j.autcon.2024.105539","ISSN":"0926-5805","journalAbbreviation":"Automation in Construction","page":"105539","source":"ScienceDirect","title":"Few-shot object detection and attribute recognition from construction site images for improved field compliance","volume":"167","author":[{"family":"Wang","given":"Xiyu"},{"family":"El-Gohary","given":"Nora"}],"issued":{"date-parts":[["2024",11,1]]}}}],"schema":"https://github.com/citation-style-language/schema/raw/master/csl-citation.json"} </w:instrText>
      </w:r>
      <w:r w:rsidR="00504473" w:rsidRPr="00A1333B">
        <w:rPr>
          <w:rFonts w:ascii="Cambria" w:hAnsi="Cambria"/>
          <w:b/>
          <w:bCs/>
          <w:sz w:val="20"/>
          <w:szCs w:val="20"/>
        </w:rPr>
        <w:fldChar w:fldCharType="separate"/>
      </w:r>
      <w:r w:rsidR="00504473" w:rsidRPr="00A1333B">
        <w:rPr>
          <w:rFonts w:ascii="Cambria" w:hAnsi="Cambria"/>
          <w:b/>
          <w:bCs/>
          <w:noProof/>
          <w:sz w:val="20"/>
          <w:szCs w:val="20"/>
        </w:rPr>
        <w:t>(Nath et al. 2020; Wang and El-Gohary 2024)</w:t>
      </w:r>
      <w:r w:rsidR="00504473" w:rsidRPr="00A1333B">
        <w:rPr>
          <w:rFonts w:ascii="Cambria" w:hAnsi="Cambria"/>
          <w:b/>
          <w:bCs/>
          <w:sz w:val="20"/>
          <w:szCs w:val="20"/>
        </w:rPr>
        <w:fldChar w:fldCharType="end"/>
      </w:r>
      <w:r w:rsidRPr="00A1333B">
        <w:rPr>
          <w:rFonts w:ascii="Cambria" w:hAnsi="Cambria"/>
          <w:sz w:val="20"/>
          <w:szCs w:val="20"/>
        </w:rPr>
        <w:t xml:space="preserve"> to semantic fluency metrics for evaluating image captioning models, such as BLEU, METEOR, and CIDEr</w:t>
      </w:r>
      <w:r w:rsidR="00504473" w:rsidRPr="00A1333B">
        <w:rPr>
          <w:rFonts w:ascii="Cambria" w:hAnsi="Cambria"/>
          <w:sz w:val="20"/>
          <w:szCs w:val="20"/>
        </w:rPr>
        <w:t xml:space="preserve"> </w:t>
      </w:r>
      <w:r w:rsidR="00504473" w:rsidRPr="00A1333B">
        <w:rPr>
          <w:rFonts w:ascii="Cambria" w:hAnsi="Cambria"/>
          <w:b/>
          <w:bCs/>
          <w:sz w:val="20"/>
          <w:szCs w:val="20"/>
        </w:rPr>
        <w:fldChar w:fldCharType="begin"/>
      </w:r>
      <w:r w:rsidR="006175D0" w:rsidRPr="00A1333B">
        <w:rPr>
          <w:rFonts w:ascii="Cambria" w:hAnsi="Cambria"/>
          <w:b/>
          <w:bCs/>
          <w:sz w:val="20"/>
          <w:szCs w:val="20"/>
        </w:rPr>
        <w:instrText xml:space="preserve"> ADDIN ZOTERO_ITEM CSL_CITATION {"citationID":"dEStQmNS","properties":{"unsorted":false,"formattedCitation":"(Jung et al. 2024; Xiao et al. 2022)","plainCitation":"(Jung et al. 2024; Xiao et al. 2022)","noteIndex":0},"citationItems":[{"id":363,"uris":["http://zotero.org/users/19548579/items/QJJ9G78R"],"itemData":{"id":363,"type":"article-journal","abstract":"This paper presents VisualSiteDiary, a Vision Transformer-based image captioning model which creates human-readable captions for daily progress and work activity log, and enhances image retrieval tasks. As a model for deciphering construction photologs, VisualSiteDiary incorporates pseudo-region features, utilizes high-level knowledge in pretraining, and fine-tunes for diverse captioning styles. To validate VisualSiteDiary, a new image captioning dataset, VSD, is presented. This dataset includes many realistic yet challenging cases commonly observed in commercial building projects. Experimental results using five different metrics demonstrate that VisualSiteDiary provides superior-quality captions compared to the state-of-the-art image captioning models. Excluding the task of object recognition, the presented model also outperformed mPLUG –the state-of-the-art visual-language model– in the image retrieval task by 0.6% in precision and 0.9% in recall, respectively. Detailed discussions illustrate practical examples on how VisualSiteDiary improves the process of creating daily construction reports, paving the way for future developments in the field.","container-title":"Automation in Construction","DOI":"10.1016/j.autcon.2024.105483","ISSN":"0926-5805","journalAbbreviation":"Automation in Construction","page":"105483","source":"ScienceDirect","title":"VisualSiteDiary: A detector-free Vision-Language Transformer model for captioning photologs for daily construction reporting and image retrievals","title-short":"VisualSiteDiary","volume":"165","author":[{"family":"Jung","given":"Yoonhwa"},{"family":"Cho","given":"Ikhyun"},{"family":"Hsu","given":"Shun-Hsiang"},{"family":"Golparvar-Fard","given":"Mani"}],"issued":{"date-parts":[["2024",9,1]]}}},{"id":351,"uris":["http://zotero.org/users/19548579/items/9ZUCWQJW"],"itemData":{"id":351,"type":"article-journal","abstract":"AbstractDeep learning image captioning methods are able to generate one or several natural\nsentences to describe the contents of construction images. By deconstructing these\nsentences, the construction object and activity information can be retrieved ...","container-title":"Journal of Construction Engineering and Management","DOI":"10.1061/(ASCE)CO.1943-7862.0002297","issue":"7","language":"en","page":"04022049","publisher":"American Society of Civil Engineers","source":"ASCE","title":"Deep Learning Image Captioning in Construction Management: A Feasibility Study","title-short":"Deep Learning Image Captioning in Construction Management","volume":"148","author":[{"family":"Xiao","given":"Bo"},{"family":"Wang","given":"Yiheng"},{"family":"Kang","given":"Shih-Chung"}],"issued":{"date-parts":[["2022",7,1]]}}}],"schema":"https://github.com/citation-style-language/schema/raw/master/csl-citation.json"} </w:instrText>
      </w:r>
      <w:r w:rsidR="00504473" w:rsidRPr="00A1333B">
        <w:rPr>
          <w:rFonts w:ascii="Cambria" w:hAnsi="Cambria"/>
          <w:b/>
          <w:bCs/>
          <w:sz w:val="20"/>
          <w:szCs w:val="20"/>
        </w:rPr>
        <w:fldChar w:fldCharType="separate"/>
      </w:r>
      <w:r w:rsidR="00A81E7F" w:rsidRPr="00A1333B">
        <w:rPr>
          <w:rFonts w:ascii="Cambria" w:hAnsi="Cambria"/>
          <w:b/>
          <w:bCs/>
          <w:noProof/>
          <w:sz w:val="20"/>
          <w:szCs w:val="20"/>
        </w:rPr>
        <w:t>(Jung et al. 2024; Xiao et al. 2022)</w:t>
      </w:r>
      <w:r w:rsidR="00504473" w:rsidRPr="00A1333B">
        <w:rPr>
          <w:rFonts w:ascii="Cambria" w:hAnsi="Cambria"/>
          <w:b/>
          <w:bCs/>
          <w:sz w:val="20"/>
          <w:szCs w:val="20"/>
        </w:rPr>
        <w:fldChar w:fldCharType="end"/>
      </w:r>
      <w:r w:rsidR="00504473" w:rsidRPr="00A1333B">
        <w:rPr>
          <w:rFonts w:ascii="Cambria" w:hAnsi="Cambria"/>
          <w:sz w:val="20"/>
          <w:szCs w:val="20"/>
        </w:rPr>
        <w:t xml:space="preserve">; </w:t>
      </w:r>
      <w:r w:rsidRPr="00A1333B">
        <w:rPr>
          <w:rFonts w:ascii="Cambria" w:hAnsi="Cambria"/>
          <w:sz w:val="20"/>
          <w:szCs w:val="20"/>
        </w:rPr>
        <w:t>a standardized quantitative meta-analysis was deemed inappropriate. Instead, a thematic and narrative synthesis approach was adopted to map the literature</w:t>
      </w:r>
      <w:r w:rsidR="00A81E7F" w:rsidRPr="00A1333B">
        <w:rPr>
          <w:rFonts w:ascii="Cambria" w:hAnsi="Cambria"/>
          <w:sz w:val="20"/>
          <w:szCs w:val="20"/>
        </w:rPr>
        <w:t xml:space="preserve"> </w:t>
      </w:r>
      <w:r w:rsidR="00A81E7F" w:rsidRPr="00A1333B">
        <w:rPr>
          <w:rFonts w:ascii="Cambria" w:hAnsi="Cambria"/>
          <w:b/>
          <w:bCs/>
          <w:sz w:val="20"/>
          <w:szCs w:val="20"/>
        </w:rPr>
        <w:fldChar w:fldCharType="begin"/>
      </w:r>
      <w:r w:rsidR="006175D0" w:rsidRPr="00A1333B">
        <w:rPr>
          <w:rFonts w:ascii="Cambria" w:hAnsi="Cambria"/>
          <w:b/>
          <w:bCs/>
          <w:sz w:val="20"/>
          <w:szCs w:val="20"/>
        </w:rPr>
        <w:instrText xml:space="preserve"> ADDIN ZOTERO_ITEM CSL_CITATION {"citationID":"r6FIUAag","properties":{"unsorted":false,"formattedCitation":"(Tricco et al. 2018)","plainCitation":"(Tricco et al. 2018)","noteIndex":0},"citationItems":[{"id":348,"uris":["http://zotero.org/users/19548579/items/8Z99ANSQ"],"itemData":{"id":348,"type":"article-journal","abstract":"Scoping reviews, a type of knowledge synthesis, follow a systematic approach to map evidence on a topic and identify main concepts, theories, sources, and knowledge gaps. Although more scoping reviews are being done, their methodological and reporting quality need improvement. This document presents the PRISMA-ScR (Preferred Reporting Items for Systematic reviews and Meta-Analyses extension for Scoping Reviews) checklist and explanation. The checklist was developed by a 24-member expert panel and 2 research leads following published guidance from the EQUATOR (Enhancing the QUAlity and Transparency Of health Research) Network. The final checklist contains 20 essential reporting items and 2 optional items. The authors provide a rationale and an example of good reporting for each item. The intent of the PRISMA-ScR is to help readers (including researchers, publishers, commissioners, policymakers, health care providers, guideline developers, and patients or consumers) develop a greater understanding of relevant terminology, core concepts, and key items to report for scoping reviews.","container-title":"Annals of Internal Medicine","DOI":"10.7326/M18-0850","ISSN":"1539-3704","issue":"7","journalAbbreviation":"Ann Intern Med","language":"eng","page":"467-473","PMID":"30178033","source":"PubMed","title":"PRISMA Extension for Scoping Reviews (PRISMA-ScR): Checklist and Explanation","title-short":"PRISMA Extension for Scoping Reviews (PRISMA-ScR)","volume":"169","author":[{"family":"Tricco","given":"Andrea C."},{"family":"Lillie","given":"Erin"},{"family":"Zarin","given":"Wasifa"},{"family":"O'Brien","given":"Kelly K."},{"family":"Colquhoun","given":"Heather"},{"family":"Levac","given":"Danielle"},{"family":"Moher","given":"David"},{"family":"Peters","given":"Micah D. J."},{"family":"Horsley","given":"Tanya"},{"family":"Weeks","given":"Laura"},{"family":"Hempel","given":"Susanne"},{"family":"Akl","given":"Elie A."},{"family":"Chang","given":"Christine"},{"family":"McGowan","given":"Jessie"},{"family":"Stewart","given":"Lesley"},{"family":"Hartling","given":"Lisa"},{"family":"Aldcroft","given":"Adrian"},{"family":"Wilson","given":"Michael G."},{"family":"Garritty","given":"Chantelle"},{"family":"Lewin","given":"Simon"},{"family":"Godfrey","given":"Christina M."},{"family":"Macdonald","given":"Marilyn T."},{"family":"Langlois","given":"Etienne V."},{"family":"Soares-Weiser","given":"Karla"},{"family":"Moriarty","given":"Jo"},{"family":"Clifford","given":"Tammy"},{"family":"Tunçalp","given":"Özge"},{"family":"Straus","given":"Sharon E."}],"issued":{"date-parts":[["2018",10,2]]}}}],"schema":"https://github.com/citation-style-language/schema/raw/master/csl-citation.json"} </w:instrText>
      </w:r>
      <w:r w:rsidR="00A81E7F" w:rsidRPr="00A1333B">
        <w:rPr>
          <w:rFonts w:ascii="Cambria" w:hAnsi="Cambria"/>
          <w:b/>
          <w:bCs/>
          <w:sz w:val="20"/>
          <w:szCs w:val="20"/>
        </w:rPr>
        <w:fldChar w:fldCharType="separate"/>
      </w:r>
      <w:r w:rsidR="00A81E7F" w:rsidRPr="00A1333B">
        <w:rPr>
          <w:rFonts w:ascii="Cambria" w:hAnsi="Cambria"/>
          <w:b/>
          <w:bCs/>
          <w:noProof/>
          <w:sz w:val="20"/>
          <w:szCs w:val="20"/>
        </w:rPr>
        <w:t>(Tricco et al. 2018)</w:t>
      </w:r>
      <w:r w:rsidR="00A81E7F" w:rsidRPr="00A1333B">
        <w:rPr>
          <w:rFonts w:ascii="Cambria" w:hAnsi="Cambria"/>
          <w:b/>
          <w:bCs/>
          <w:sz w:val="20"/>
          <w:szCs w:val="20"/>
        </w:rPr>
        <w:fldChar w:fldCharType="end"/>
      </w:r>
      <w:r w:rsidRPr="00A1333B">
        <w:rPr>
          <w:rFonts w:ascii="Cambria" w:hAnsi="Cambria"/>
          <w:sz w:val="20"/>
          <w:szCs w:val="20"/>
        </w:rPr>
        <w:t>. To directly address the research questions regarding architectural evolution and multimodal data fusion, the extracted data were synthesized to present how these methods applied in the construction phase have evolved over the years</w:t>
      </w:r>
      <w:r w:rsidR="00A81E7F" w:rsidRPr="00A1333B">
        <w:rPr>
          <w:rFonts w:ascii="Cambria" w:hAnsi="Cambria"/>
          <w:sz w:val="20"/>
          <w:szCs w:val="20"/>
        </w:rPr>
        <w:t xml:space="preserve"> </w:t>
      </w:r>
      <w:r w:rsidR="00A81E7F" w:rsidRPr="00A1333B">
        <w:rPr>
          <w:rFonts w:ascii="Cambria" w:hAnsi="Cambria"/>
          <w:b/>
          <w:bCs/>
          <w:sz w:val="20"/>
          <w:szCs w:val="20"/>
        </w:rPr>
        <w:fldChar w:fldCharType="begin"/>
      </w:r>
      <w:r w:rsidR="006175D0" w:rsidRPr="00A1333B">
        <w:rPr>
          <w:rFonts w:ascii="Cambria" w:hAnsi="Cambria"/>
          <w:b/>
          <w:bCs/>
          <w:sz w:val="20"/>
          <w:szCs w:val="20"/>
        </w:rPr>
        <w:instrText xml:space="preserve"> ADDIN ZOTERO_ITEM CSL_CITATION {"citationID":"OIdXEYgE","properties":{"unsorted":false,"formattedCitation":"(Jiang and Messner 2023)","plainCitation":"(Jiang and Messner 2023)","noteIndex":0},"citationItems":[{"id":383,"uris":["http://zotero.org/users/19548579/items/V8384B82"],"itemData":{"id":383,"type":"article-journal","abstract":"Recent advances in digital photography and unmanned aerial vehicle (UAV) platforms make visual data from construction project sites more accessible to project teams. To semi-automatically or automatically obtain the essential information, evaluate the ongoing activities or operations, and address project-level challenges, researchers have focused on applying various computer vision (CV)-based methods to process and interpret the acquired visual data. This research developed a framework to summarize the vision-based methods that have been applied to construction/asset management operations through a systematic literature review. The reviewed literature was composed of 103 journal papers from 2011 to 2020. All the reviewed journal papers were from the Ei Compendex database with specific search criteria. The developed framework consisted of two parts: use cases and CV domains. Use cases contained five aspects: safety monitoring, productivity improvement, progress monitoring, infrastructure inspection, and robotic application. CV domains contained six aspects: image processing, object classification, object detection, object tracking, pose estimation, and 3D reconstruction. All eleven aspects were integrated from the reviewed papers. For each reviewed paper, the general workflow of applied vision-based approaches was described and categorized into each use case. A trending timeline was developed to analyze the popularity of the identified use cases and CV domains within the reviewed time period. Both the quantity and variety of construction use cases and CV domains have increased. Challenges and limitations of applying CV-based methods in the construction industry were also identified. This paper provides readers with a summary of how CV-based methods have been used in the construction industry and serve as a reference for future research and development.","container-title":"Journal of Information Technology in Construction (ITcon)","DOI":"10.36680/j.itcon.2023.009","issue":"9","language":"en","page":"176-199","source":"www.itcon.org","title":"Computer Vision Applications In Construction And Asset Management Phases: A Literature Review","title-short":"Computer Vision Applications In Construction And Asset Management Phases","volume":"28","author":[{"family":"Jiang","given":"Zhouqian"},{"family":"Messner","given":"John I."}],"issued":{"date-parts":[["2023",4,3]]}}}],"schema":"https://github.com/citation-style-language/schema/raw/master/csl-citation.json"} </w:instrText>
      </w:r>
      <w:r w:rsidR="00A81E7F" w:rsidRPr="00A1333B">
        <w:rPr>
          <w:rFonts w:ascii="Cambria" w:hAnsi="Cambria"/>
          <w:b/>
          <w:bCs/>
          <w:sz w:val="20"/>
          <w:szCs w:val="20"/>
        </w:rPr>
        <w:fldChar w:fldCharType="separate"/>
      </w:r>
      <w:r w:rsidR="00A81E7F" w:rsidRPr="00A1333B">
        <w:rPr>
          <w:rFonts w:ascii="Cambria" w:hAnsi="Cambria"/>
          <w:b/>
          <w:bCs/>
          <w:noProof/>
          <w:sz w:val="20"/>
          <w:szCs w:val="20"/>
        </w:rPr>
        <w:t>(Jiang and Messner 2023)</w:t>
      </w:r>
      <w:r w:rsidR="00A81E7F" w:rsidRPr="00A1333B">
        <w:rPr>
          <w:rFonts w:ascii="Cambria" w:hAnsi="Cambria"/>
          <w:b/>
          <w:bCs/>
          <w:sz w:val="20"/>
          <w:szCs w:val="20"/>
        </w:rPr>
        <w:fldChar w:fldCharType="end"/>
      </w:r>
      <w:r w:rsidRPr="00A1333B">
        <w:rPr>
          <w:rFonts w:ascii="Cambria" w:hAnsi="Cambria"/>
          <w:sz w:val="20"/>
          <w:szCs w:val="20"/>
        </w:rPr>
        <w:t>. The final corpus of 56 papers was thematically classified into three distinct developmental stages: (1) the traditional baseline establishing the geometric-semantic disconnect, (2) the transitional bridge leveraging advanced but unimodal algorithms, and (3) the paradigm shift toward end-to-end Vision-Language Models (VLMs). This thematic categorization forms the structural foundation for the subsequent scientometric and thematic analyses presented in Chapters 3, 4, and 5.</w:t>
      </w:r>
    </w:p>
    <w:p w14:paraId="7095C524" w14:textId="77777777" w:rsidR="00B53DF7" w:rsidRDefault="00B53DF7" w:rsidP="007074C9">
      <w:pPr>
        <w:jc w:val="both"/>
        <w:rPr>
          <w:rFonts w:ascii="Cambria" w:hAnsi="Cambria"/>
          <w:b/>
          <w:bCs/>
          <w:sz w:val="20"/>
          <w:szCs w:val="20"/>
        </w:rPr>
        <w:sectPr w:rsidR="00B53DF7">
          <w:pgSz w:w="12240" w:h="15840"/>
          <w:pgMar w:top="1440" w:right="1440" w:bottom="1440" w:left="1440" w:header="720" w:footer="720" w:gutter="0"/>
          <w:cols w:space="720"/>
          <w:docGrid w:linePitch="360"/>
        </w:sectPr>
      </w:pPr>
    </w:p>
    <w:p w14:paraId="47F02348" w14:textId="77777777" w:rsidR="002A6CB2" w:rsidRDefault="00B53DF7" w:rsidP="007074C9">
      <w:pPr>
        <w:jc w:val="both"/>
        <w:rPr>
          <w:rFonts w:ascii="Cambria" w:hAnsi="Cambria"/>
          <w:b/>
          <w:bCs/>
          <w:sz w:val="20"/>
          <w:szCs w:val="20"/>
        </w:rPr>
      </w:pPr>
      <w:r>
        <w:rPr>
          <w:rFonts w:ascii="Cambria" w:hAnsi="Cambria"/>
          <w:b/>
          <w:bCs/>
          <w:sz w:val="20"/>
          <w:szCs w:val="20"/>
        </w:rPr>
        <w:lastRenderedPageBreak/>
        <w:t>Chapter 3</w:t>
      </w:r>
    </w:p>
    <w:p w14:paraId="6691ACB1" w14:textId="072205CD" w:rsidR="00C030E4" w:rsidRPr="00A8382C" w:rsidRDefault="001D2722" w:rsidP="00C030E4">
      <w:pPr>
        <w:pStyle w:val="ListParagraph"/>
        <w:numPr>
          <w:ilvl w:val="0"/>
          <w:numId w:val="20"/>
        </w:numPr>
        <w:jc w:val="both"/>
        <w:rPr>
          <w:rFonts w:ascii="Cambria" w:hAnsi="Cambria"/>
          <w:sz w:val="20"/>
          <w:szCs w:val="20"/>
        </w:rPr>
      </w:pPr>
      <w:r w:rsidRPr="00A8382C">
        <w:rPr>
          <w:rFonts w:ascii="Cambria" w:hAnsi="Cambria"/>
          <w:sz w:val="20"/>
          <w:szCs w:val="20"/>
        </w:rPr>
        <w:t>Journal list, no of papers, citescore, SJR impact facto</w:t>
      </w:r>
      <w:r w:rsidR="00C030E4" w:rsidRPr="00A8382C">
        <w:rPr>
          <w:rFonts w:ascii="Cambria" w:hAnsi="Cambria"/>
          <w:sz w:val="20"/>
          <w:szCs w:val="20"/>
        </w:rPr>
        <w:t>r – table 2</w:t>
      </w:r>
    </w:p>
    <w:p w14:paraId="606ACEFD" w14:textId="7236C2D1" w:rsidR="00C030E4" w:rsidRDefault="00C030E4" w:rsidP="00C030E4">
      <w:pPr>
        <w:pStyle w:val="ListParagraph"/>
        <w:numPr>
          <w:ilvl w:val="0"/>
          <w:numId w:val="20"/>
        </w:numPr>
        <w:jc w:val="both"/>
        <w:rPr>
          <w:rFonts w:ascii="Cambria" w:hAnsi="Cambria"/>
          <w:sz w:val="20"/>
          <w:szCs w:val="20"/>
        </w:rPr>
      </w:pPr>
      <w:r w:rsidRPr="00A8382C">
        <w:rPr>
          <w:rFonts w:ascii="Cambria" w:hAnsi="Cambria"/>
          <w:sz w:val="20"/>
          <w:szCs w:val="20"/>
        </w:rPr>
        <w:t>Previous Review studies – table 1</w:t>
      </w:r>
      <w:r w:rsidR="00A8382C">
        <w:rPr>
          <w:rFonts w:ascii="Cambria" w:hAnsi="Cambria"/>
          <w:sz w:val="20"/>
          <w:szCs w:val="20"/>
        </w:rPr>
        <w:t>.</w:t>
      </w:r>
    </w:p>
    <w:p w14:paraId="67255902" w14:textId="1ED491F9" w:rsidR="00A8382C" w:rsidRDefault="00A8382C" w:rsidP="00C030E4">
      <w:pPr>
        <w:pStyle w:val="ListParagraph"/>
        <w:numPr>
          <w:ilvl w:val="0"/>
          <w:numId w:val="20"/>
        </w:numPr>
        <w:jc w:val="both"/>
        <w:rPr>
          <w:rFonts w:ascii="Cambria" w:hAnsi="Cambria"/>
          <w:sz w:val="20"/>
          <w:szCs w:val="20"/>
        </w:rPr>
      </w:pPr>
      <w:r>
        <w:rPr>
          <w:rFonts w:ascii="Cambria" w:hAnsi="Cambria"/>
          <w:sz w:val="20"/>
          <w:szCs w:val="20"/>
        </w:rPr>
        <w:t>documents cocitation cluster table</w:t>
      </w:r>
    </w:p>
    <w:p w14:paraId="52817B74" w14:textId="1C781336" w:rsidR="00B96A09" w:rsidRDefault="00B96A09" w:rsidP="00C030E4">
      <w:pPr>
        <w:pStyle w:val="ListParagraph"/>
        <w:numPr>
          <w:ilvl w:val="0"/>
          <w:numId w:val="20"/>
        </w:numPr>
        <w:jc w:val="both"/>
        <w:rPr>
          <w:rFonts w:ascii="Cambria" w:hAnsi="Cambria"/>
          <w:sz w:val="20"/>
          <w:szCs w:val="20"/>
        </w:rPr>
      </w:pPr>
      <w:r>
        <w:rPr>
          <w:rFonts w:ascii="Cambria" w:hAnsi="Cambria"/>
          <w:sz w:val="20"/>
          <w:szCs w:val="20"/>
        </w:rPr>
        <w:t>highly cited articles</w:t>
      </w:r>
    </w:p>
    <w:p w14:paraId="166E5E48" w14:textId="41AC9EB3" w:rsidR="00B96A09" w:rsidRDefault="00DB1C13" w:rsidP="00C030E4">
      <w:pPr>
        <w:pStyle w:val="ListParagraph"/>
        <w:numPr>
          <w:ilvl w:val="0"/>
          <w:numId w:val="20"/>
        </w:numPr>
        <w:jc w:val="both"/>
        <w:rPr>
          <w:rFonts w:ascii="Cambria" w:hAnsi="Cambria"/>
          <w:sz w:val="20"/>
          <w:szCs w:val="20"/>
        </w:rPr>
      </w:pPr>
      <w:r>
        <w:rPr>
          <w:rFonts w:ascii="Cambria" w:hAnsi="Cambria"/>
          <w:sz w:val="20"/>
          <w:szCs w:val="20"/>
        </w:rPr>
        <w:t>id-idf keyword for each year</w:t>
      </w:r>
    </w:p>
    <w:p w14:paraId="673CCCB0" w14:textId="228577DF" w:rsidR="00C56004" w:rsidRPr="00A8382C" w:rsidRDefault="00C56004" w:rsidP="00C030E4">
      <w:pPr>
        <w:pStyle w:val="ListParagraph"/>
        <w:numPr>
          <w:ilvl w:val="0"/>
          <w:numId w:val="20"/>
        </w:numPr>
        <w:jc w:val="both"/>
        <w:rPr>
          <w:rFonts w:ascii="Cambria" w:hAnsi="Cambria"/>
          <w:sz w:val="20"/>
          <w:szCs w:val="20"/>
        </w:rPr>
      </w:pPr>
      <w:r>
        <w:rPr>
          <w:rFonts w:ascii="Cambria" w:hAnsi="Cambria"/>
          <w:sz w:val="20"/>
          <w:szCs w:val="20"/>
        </w:rPr>
        <w:t>top-10 cited authors,</w:t>
      </w:r>
    </w:p>
    <w:p w14:paraId="13A72A71" w14:textId="65F83994" w:rsidR="00DB1C13" w:rsidRDefault="00C972C1" w:rsidP="00C56004">
      <w:pPr>
        <w:pStyle w:val="ListParagraph"/>
        <w:numPr>
          <w:ilvl w:val="0"/>
          <w:numId w:val="20"/>
        </w:numPr>
        <w:jc w:val="both"/>
        <w:rPr>
          <w:ins w:id="1" w:author="Jacqueline Alicia Borchert" w:date="2026-06-15T10:07:00Z" w16du:dateUtc="2026-06-15T14:07:00Z"/>
          <w:rFonts w:ascii="Cambria" w:hAnsi="Cambria"/>
          <w:sz w:val="20"/>
          <w:szCs w:val="20"/>
        </w:rPr>
      </w:pPr>
      <w:r w:rsidRPr="00A8382C">
        <w:rPr>
          <w:rFonts w:ascii="Cambria" w:hAnsi="Cambria"/>
          <w:sz w:val="20"/>
          <w:szCs w:val="20"/>
        </w:rPr>
        <w:t>Graphs – most frequently used keywords,</w:t>
      </w:r>
      <w:r w:rsidR="00842DAE" w:rsidRPr="00A8382C">
        <w:rPr>
          <w:rFonts w:ascii="Cambria" w:hAnsi="Cambria"/>
          <w:sz w:val="20"/>
          <w:szCs w:val="20"/>
        </w:rPr>
        <w:t xml:space="preserve"> frequency of technology used (heatmap)</w:t>
      </w:r>
      <w:r w:rsidR="00317316" w:rsidRPr="00A8382C">
        <w:rPr>
          <w:rFonts w:ascii="Cambria" w:hAnsi="Cambria"/>
          <w:sz w:val="20"/>
          <w:szCs w:val="20"/>
        </w:rPr>
        <w:t xml:space="preserve">, Network of frequently used </w:t>
      </w:r>
      <w:r w:rsidR="00662B59" w:rsidRPr="00A8382C">
        <w:rPr>
          <w:rFonts w:ascii="Cambria" w:hAnsi="Cambria"/>
          <w:sz w:val="20"/>
          <w:szCs w:val="20"/>
        </w:rPr>
        <w:t>keywords</w:t>
      </w:r>
      <w:r w:rsidR="00662B59">
        <w:rPr>
          <w:rFonts w:ascii="Cambria" w:hAnsi="Cambria"/>
          <w:sz w:val="20"/>
          <w:szCs w:val="20"/>
        </w:rPr>
        <w:t>, document</w:t>
      </w:r>
      <w:r w:rsidR="00B96A09">
        <w:rPr>
          <w:rFonts w:ascii="Cambria" w:hAnsi="Cambria"/>
          <w:sz w:val="20"/>
          <w:szCs w:val="20"/>
        </w:rPr>
        <w:t xml:space="preserve"> co citation networks</w:t>
      </w:r>
      <w:r w:rsidR="00DB1C13">
        <w:rPr>
          <w:rFonts w:ascii="Cambria" w:hAnsi="Cambria"/>
          <w:sz w:val="20"/>
          <w:szCs w:val="20"/>
        </w:rPr>
        <w:t xml:space="preserve">, word cloud, co-occurences mapping of keywords, </w:t>
      </w:r>
      <w:r w:rsidR="00C56004">
        <w:rPr>
          <w:rFonts w:ascii="Cambria" w:hAnsi="Cambria"/>
          <w:sz w:val="20"/>
          <w:szCs w:val="20"/>
        </w:rPr>
        <w:t xml:space="preserve">journal cocitation network,  author cocitation map, collaboration network by institute, </w:t>
      </w:r>
      <w:r w:rsidR="0073443E">
        <w:rPr>
          <w:rFonts w:ascii="Cambria" w:hAnsi="Cambria"/>
          <w:sz w:val="20"/>
          <w:szCs w:val="20"/>
        </w:rPr>
        <w:t xml:space="preserve">collaboration network of authors, </w:t>
      </w:r>
      <w:r w:rsidR="000C075D">
        <w:rPr>
          <w:rFonts w:ascii="Cambria" w:hAnsi="Cambria"/>
          <w:sz w:val="20"/>
          <w:szCs w:val="20"/>
        </w:rPr>
        <w:t xml:space="preserve"> </w:t>
      </w:r>
      <w:r w:rsidR="000C075D" w:rsidRPr="000C075D">
        <w:rPr>
          <w:rFonts w:ascii="Cambria" w:hAnsi="Cambria"/>
          <w:sz w:val="20"/>
          <w:szCs w:val="20"/>
        </w:rPr>
        <w:t>Articles reviewed- categorized by application area</w:t>
      </w:r>
      <w:r w:rsidR="000C075D">
        <w:rPr>
          <w:rFonts w:ascii="Cambria" w:hAnsi="Cambria"/>
          <w:sz w:val="20"/>
          <w:szCs w:val="20"/>
        </w:rPr>
        <w:t xml:space="preserve">, </w:t>
      </w:r>
      <w:r w:rsidR="0008663C">
        <w:rPr>
          <w:rFonts w:ascii="Cambria" w:hAnsi="Cambria"/>
          <w:sz w:val="20"/>
          <w:szCs w:val="20"/>
        </w:rPr>
        <w:t xml:space="preserve"> mind map</w:t>
      </w:r>
    </w:p>
    <w:p w14:paraId="319CE55B" w14:textId="77777777" w:rsidR="00D041A0" w:rsidRDefault="00D041A0" w:rsidP="00D041A0">
      <w:pPr>
        <w:jc w:val="both"/>
        <w:rPr>
          <w:ins w:id="2" w:author="Jacqueline Alicia Borchert" w:date="2026-06-15T10:08:00Z" w16du:dateUtc="2026-06-15T14:08:00Z"/>
          <w:rFonts w:ascii="Cambria" w:hAnsi="Cambria"/>
          <w:sz w:val="20"/>
          <w:szCs w:val="20"/>
        </w:rPr>
      </w:pPr>
    </w:p>
    <w:p w14:paraId="05D069BB" w14:textId="77777777" w:rsidR="00D041A0" w:rsidRDefault="00D041A0" w:rsidP="00D041A0">
      <w:pPr>
        <w:jc w:val="both"/>
        <w:rPr>
          <w:ins w:id="3" w:author="Jacqueline Alicia Borchert" w:date="2026-06-15T10:08:00Z" w16du:dateUtc="2026-06-15T14:08:00Z"/>
          <w:rFonts w:ascii="Cambria" w:hAnsi="Cambria"/>
          <w:sz w:val="20"/>
          <w:szCs w:val="20"/>
        </w:rPr>
      </w:pPr>
    </w:p>
    <w:p w14:paraId="73568109" w14:textId="426763E0" w:rsidR="00D041A0" w:rsidRDefault="00D041A0" w:rsidP="00D041A0">
      <w:pPr>
        <w:jc w:val="both"/>
        <w:rPr>
          <w:ins w:id="4" w:author="Jacqueline Alicia Borchert" w:date="2026-06-15T10:19:00Z" w16du:dateUtc="2026-06-15T14:19:00Z"/>
          <w:rFonts w:ascii="Cambria" w:hAnsi="Cambria"/>
          <w:sz w:val="20"/>
          <w:szCs w:val="20"/>
        </w:rPr>
      </w:pPr>
      <w:ins w:id="5" w:author="Jacqueline Alicia Borchert" w:date="2026-06-15T10:09:00Z" w16du:dateUtc="2026-06-15T14:09:00Z">
        <w:r>
          <w:rPr>
            <w:rFonts w:ascii="Cambria" w:hAnsi="Cambria"/>
            <w:sz w:val="20"/>
            <w:szCs w:val="20"/>
          </w:rPr>
          <w:t>Freque</w:t>
        </w:r>
      </w:ins>
      <w:ins w:id="6" w:author="Jacqueline Alicia Borchert" w:date="2026-06-15T10:22:00Z" w16du:dateUtc="2026-06-15T14:22:00Z">
        <w:r w:rsidR="003A1744">
          <w:rPr>
            <w:rFonts w:ascii="Cambria" w:hAnsi="Cambria"/>
            <w:sz w:val="20"/>
            <w:szCs w:val="20"/>
          </w:rPr>
          <w:t>n</w:t>
        </w:r>
      </w:ins>
      <w:ins w:id="7" w:author="Jacqueline Alicia Borchert" w:date="2026-06-15T10:09:00Z" w16du:dateUtc="2026-06-15T14:09:00Z">
        <w:r>
          <w:rPr>
            <w:rFonts w:ascii="Cambria" w:hAnsi="Cambria"/>
            <w:sz w:val="20"/>
            <w:szCs w:val="20"/>
          </w:rPr>
          <w:t>tly – not meta-analysis</w:t>
        </w:r>
        <w:r>
          <w:rPr>
            <w:rFonts w:ascii="Cambria" w:hAnsi="Cambria"/>
            <w:sz w:val="20"/>
            <w:szCs w:val="20"/>
          </w:rPr>
          <w:br/>
          <w:t>Map: Publication trends, geographic mapping, study charac</w:t>
        </w:r>
      </w:ins>
      <w:ins w:id="8" w:author="Jacqueline Alicia Borchert" w:date="2026-06-15T10:22:00Z" w16du:dateUtc="2026-06-15T14:22:00Z">
        <w:r w:rsidR="003A1744">
          <w:rPr>
            <w:rFonts w:ascii="Cambria" w:hAnsi="Cambria"/>
            <w:sz w:val="20"/>
            <w:szCs w:val="20"/>
          </w:rPr>
          <w:t>terist</w:t>
        </w:r>
      </w:ins>
      <w:ins w:id="9" w:author="Jacqueline Alicia Borchert" w:date="2026-06-15T10:09:00Z" w16du:dateUtc="2026-06-15T14:09:00Z">
        <w:r>
          <w:rPr>
            <w:rFonts w:ascii="Cambria" w:hAnsi="Cambria"/>
            <w:sz w:val="20"/>
            <w:szCs w:val="20"/>
          </w:rPr>
          <w:t>ics (designs, methodologies, participant</w:t>
        </w:r>
      </w:ins>
      <w:ins w:id="10" w:author="Jacqueline Alicia Borchert" w:date="2026-06-15T10:22:00Z" w16du:dateUtc="2026-06-15T14:22:00Z">
        <w:r w:rsidR="003A1744">
          <w:rPr>
            <w:rFonts w:ascii="Cambria" w:hAnsi="Cambria"/>
            <w:sz w:val="20"/>
            <w:szCs w:val="20"/>
          </w:rPr>
          <w:t>s</w:t>
        </w:r>
      </w:ins>
      <w:ins w:id="11" w:author="Jacqueline Alicia Borchert" w:date="2026-06-15T10:09:00Z" w16du:dateUtc="2026-06-15T14:09:00Z">
        <w:r>
          <w:rPr>
            <w:rFonts w:ascii="Cambria" w:hAnsi="Cambria"/>
            <w:sz w:val="20"/>
            <w:szCs w:val="20"/>
          </w:rPr>
          <w:t>)</w:t>
        </w:r>
      </w:ins>
      <w:ins w:id="12" w:author="Jacqueline Alicia Borchert" w:date="2026-06-15T10:10:00Z" w16du:dateUtc="2026-06-15T14:10:00Z">
        <w:r>
          <w:rPr>
            <w:rFonts w:ascii="Cambria" w:hAnsi="Cambria"/>
            <w:sz w:val="20"/>
            <w:szCs w:val="20"/>
          </w:rPr>
          <w:t>; research frequent methodologies, interventions</w:t>
        </w:r>
      </w:ins>
    </w:p>
    <w:p w14:paraId="33D61478" w14:textId="77777777" w:rsidR="00D041A0" w:rsidRDefault="00D041A0" w:rsidP="00D041A0">
      <w:pPr>
        <w:jc w:val="both"/>
        <w:rPr>
          <w:ins w:id="13" w:author="Jacqueline Alicia Borchert" w:date="2026-06-15T10:19:00Z" w16du:dateUtc="2026-06-15T14:19:00Z"/>
          <w:rFonts w:ascii="Cambria" w:hAnsi="Cambria"/>
          <w:sz w:val="20"/>
          <w:szCs w:val="20"/>
        </w:rPr>
      </w:pPr>
    </w:p>
    <w:p w14:paraId="36103A41" w14:textId="6FDA947A" w:rsidR="00D041A0" w:rsidRDefault="003A1744" w:rsidP="00D041A0">
      <w:pPr>
        <w:jc w:val="both"/>
        <w:rPr>
          <w:ins w:id="14" w:author="Jacqueline Alicia Borchert" w:date="2026-06-15T10:20:00Z" w16du:dateUtc="2026-06-15T14:20:00Z"/>
          <w:rFonts w:ascii="Cambria" w:hAnsi="Cambria"/>
          <w:sz w:val="20"/>
          <w:szCs w:val="20"/>
        </w:rPr>
      </w:pPr>
      <w:ins w:id="15" w:author="Jacqueline Alicia Borchert" w:date="2026-06-15T10:19:00Z" w16du:dateUtc="2026-06-15T14:19:00Z">
        <w:r>
          <w:rPr>
            <w:rFonts w:ascii="Cambria" w:hAnsi="Cambria"/>
            <w:sz w:val="20"/>
            <w:szCs w:val="20"/>
          </w:rPr>
          <w:t xml:space="preserve">Number of studies, publication years, </w:t>
        </w:r>
      </w:ins>
      <w:ins w:id="16" w:author="Jacqueline Alicia Borchert" w:date="2026-06-15T10:20:00Z" w16du:dateUtc="2026-06-15T14:20:00Z">
        <w:r>
          <w:rPr>
            <w:rFonts w:ascii="Cambria" w:hAnsi="Cambria"/>
            <w:sz w:val="20"/>
            <w:szCs w:val="20"/>
          </w:rPr>
          <w:t xml:space="preserve">countries/regions, journals, types of publication </w:t>
        </w:r>
      </w:ins>
    </w:p>
    <w:p w14:paraId="6745A5D6" w14:textId="73DF4990" w:rsidR="003A1744" w:rsidRDefault="003A1744" w:rsidP="00D041A0">
      <w:pPr>
        <w:jc w:val="both"/>
        <w:rPr>
          <w:ins w:id="17" w:author="Jacqueline Alicia Borchert" w:date="2026-06-15T10:20:00Z" w16du:dateUtc="2026-06-15T14:20:00Z"/>
          <w:rFonts w:ascii="Cambria" w:hAnsi="Cambria"/>
          <w:sz w:val="20"/>
          <w:szCs w:val="20"/>
        </w:rPr>
      </w:pPr>
      <w:ins w:id="18" w:author="Jacqueline Alicia Borchert" w:date="2026-06-15T10:20:00Z" w16du:dateUtc="2026-06-15T14:20:00Z">
        <w:r>
          <w:rPr>
            <w:rFonts w:ascii="Cambria" w:hAnsi="Cambria"/>
            <w:sz w:val="20"/>
            <w:szCs w:val="20"/>
          </w:rPr>
          <w:t xml:space="preserve">Study characteristics – research design, data sources, sample population, sample sizes, setting </w:t>
        </w:r>
      </w:ins>
    </w:p>
    <w:p w14:paraId="3EE00A5F" w14:textId="52ADF69F" w:rsidR="003A1744" w:rsidRDefault="003A1744" w:rsidP="00D041A0">
      <w:pPr>
        <w:jc w:val="both"/>
        <w:rPr>
          <w:ins w:id="19" w:author="Jacqueline Alicia Borchert" w:date="2026-06-15T10:21:00Z" w16du:dateUtc="2026-06-15T14:21:00Z"/>
          <w:rFonts w:ascii="Cambria" w:hAnsi="Cambria"/>
          <w:sz w:val="20"/>
          <w:szCs w:val="20"/>
        </w:rPr>
      </w:pPr>
      <w:ins w:id="20" w:author="Jacqueline Alicia Borchert" w:date="2026-06-15T10:20:00Z" w16du:dateUtc="2026-06-15T14:20:00Z">
        <w:r>
          <w:rPr>
            <w:rFonts w:ascii="Cambria" w:hAnsi="Cambria"/>
            <w:sz w:val="20"/>
            <w:szCs w:val="20"/>
          </w:rPr>
          <w:t xml:space="preserve">Topic/Content characteristics: </w:t>
        </w:r>
      </w:ins>
      <w:ins w:id="21" w:author="Jacqueline Alicia Borchert" w:date="2026-06-15T10:21:00Z" w16du:dateUtc="2026-06-15T14:21:00Z">
        <w:r>
          <w:rPr>
            <w:rFonts w:ascii="Cambria" w:hAnsi="Cambria"/>
            <w:sz w:val="20"/>
            <w:szCs w:val="20"/>
          </w:rPr>
          <w:t>what outcomes ex</w:t>
        </w:r>
      </w:ins>
      <w:ins w:id="22" w:author="Jacqueline Alicia Borchert" w:date="2026-06-15T10:22:00Z" w16du:dateUtc="2026-06-15T14:22:00Z">
        <w:r>
          <w:rPr>
            <w:rFonts w:ascii="Cambria" w:hAnsi="Cambria"/>
            <w:sz w:val="20"/>
            <w:szCs w:val="20"/>
          </w:rPr>
          <w:t>amin</w:t>
        </w:r>
      </w:ins>
      <w:ins w:id="23" w:author="Jacqueline Alicia Borchert" w:date="2026-06-15T10:21:00Z" w16du:dateUtc="2026-06-15T14:21:00Z">
        <w:r>
          <w:rPr>
            <w:rFonts w:ascii="Cambria" w:hAnsi="Cambria"/>
            <w:sz w:val="20"/>
            <w:szCs w:val="20"/>
          </w:rPr>
          <w:t xml:space="preserve">ed, what was considered, </w:t>
        </w:r>
      </w:ins>
    </w:p>
    <w:p w14:paraId="353F3E1A" w14:textId="57C16C7B" w:rsidR="003A1744" w:rsidRDefault="003A1744" w:rsidP="00D041A0">
      <w:pPr>
        <w:jc w:val="both"/>
        <w:rPr>
          <w:ins w:id="24" w:author="Jacqueline Alicia Borchert" w:date="2026-06-15T10:21:00Z" w16du:dateUtc="2026-06-15T14:21:00Z"/>
          <w:rFonts w:ascii="Cambria" w:hAnsi="Cambria"/>
          <w:sz w:val="20"/>
          <w:szCs w:val="20"/>
        </w:rPr>
      </w:pPr>
      <w:ins w:id="25" w:author="Jacqueline Alicia Borchert" w:date="2026-06-15T10:21:00Z" w16du:dateUtc="2026-06-15T14:21:00Z">
        <w:r>
          <w:rPr>
            <w:rFonts w:ascii="Cambria" w:hAnsi="Cambria"/>
            <w:sz w:val="20"/>
            <w:szCs w:val="20"/>
          </w:rPr>
          <w:t>Methodologic</w:t>
        </w:r>
      </w:ins>
      <w:ins w:id="26" w:author="Jacqueline Alicia Borchert" w:date="2026-06-15T10:22:00Z" w16du:dateUtc="2026-06-15T14:22:00Z">
        <w:r>
          <w:rPr>
            <w:rFonts w:ascii="Cambria" w:hAnsi="Cambria"/>
            <w:sz w:val="20"/>
            <w:szCs w:val="20"/>
          </w:rPr>
          <w:t>al</w:t>
        </w:r>
      </w:ins>
      <w:ins w:id="27" w:author="Jacqueline Alicia Borchert" w:date="2026-06-15T10:21:00Z" w16du:dateUtc="2026-06-15T14:21:00Z">
        <w:r>
          <w:rPr>
            <w:rFonts w:ascii="Cambria" w:hAnsi="Cambria"/>
            <w:sz w:val="20"/>
            <w:szCs w:val="20"/>
          </w:rPr>
          <w:t xml:space="preserve"> – modeling approaches, statistical techniques, ML methods, survey methods, logi</w:t>
        </w:r>
      </w:ins>
      <w:ins w:id="28" w:author="Jacqueline Alicia Borchert" w:date="2026-06-15T10:22:00Z" w16du:dateUtc="2026-06-15T14:22:00Z">
        <w:r>
          <w:rPr>
            <w:rFonts w:ascii="Cambria" w:hAnsi="Cambria"/>
            <w:sz w:val="20"/>
            <w:szCs w:val="20"/>
          </w:rPr>
          <w:t>stic</w:t>
        </w:r>
      </w:ins>
      <w:ins w:id="29" w:author="Jacqueline Alicia Borchert" w:date="2026-06-15T10:21:00Z" w16du:dateUtc="2026-06-15T14:21:00Z">
        <w:r>
          <w:rPr>
            <w:rFonts w:ascii="Cambria" w:hAnsi="Cambria"/>
            <w:sz w:val="20"/>
            <w:szCs w:val="20"/>
          </w:rPr>
          <w:t xml:space="preserve"> vs cross-sectional designs</w:t>
        </w:r>
      </w:ins>
    </w:p>
    <w:p w14:paraId="220AF371" w14:textId="516887F2" w:rsidR="003A1744" w:rsidRDefault="003A1744" w:rsidP="00D041A0">
      <w:pPr>
        <w:jc w:val="both"/>
        <w:rPr>
          <w:ins w:id="30" w:author="Jacqueline Alicia Borchert" w:date="2026-06-15T10:10:00Z" w16du:dateUtc="2026-06-15T14:10:00Z"/>
          <w:rFonts w:ascii="Cambria" w:hAnsi="Cambria"/>
          <w:sz w:val="20"/>
          <w:szCs w:val="20"/>
        </w:rPr>
      </w:pPr>
      <w:ins w:id="31" w:author="Jacqueline Alicia Borchert" w:date="2026-06-15T10:21:00Z" w16du:dateUtc="2026-06-15T14:21:00Z">
        <w:r>
          <w:rPr>
            <w:rFonts w:ascii="Cambria" w:hAnsi="Cambria"/>
            <w:sz w:val="20"/>
            <w:szCs w:val="20"/>
          </w:rPr>
          <w:t xml:space="preserve">Theories – Theories used, conceptual frameworks (or if there isn’t any theoretical grounding) </w:t>
        </w:r>
      </w:ins>
    </w:p>
    <w:p w14:paraId="3B99B2CB" w14:textId="77777777" w:rsidR="00D041A0" w:rsidRDefault="00D041A0" w:rsidP="00D041A0">
      <w:pPr>
        <w:jc w:val="both"/>
        <w:rPr>
          <w:ins w:id="32" w:author="Jacqueline Alicia Borchert" w:date="2026-06-15T10:10:00Z" w16du:dateUtc="2026-06-15T14:10:00Z"/>
          <w:rFonts w:ascii="Cambria" w:hAnsi="Cambria"/>
          <w:sz w:val="20"/>
          <w:szCs w:val="20"/>
        </w:rPr>
      </w:pPr>
    </w:p>
    <w:p w14:paraId="6DF6DF71" w14:textId="61090408" w:rsidR="00D041A0" w:rsidRPr="00D041A0" w:rsidRDefault="00D041A0" w:rsidP="00D041A0">
      <w:pPr>
        <w:jc w:val="both"/>
        <w:rPr>
          <w:rFonts w:ascii="Cambria" w:hAnsi="Cambria"/>
          <w:sz w:val="20"/>
          <w:szCs w:val="20"/>
          <w:rPrChange w:id="33" w:author="Jacqueline Alicia Borchert" w:date="2026-06-15T10:07:00Z" w16du:dateUtc="2026-06-15T14:07:00Z">
            <w:rPr/>
          </w:rPrChange>
        </w:rPr>
        <w:sectPr w:rsidR="00D041A0" w:rsidRPr="00D041A0">
          <w:pgSz w:w="12240" w:h="15840"/>
          <w:pgMar w:top="1440" w:right="1440" w:bottom="1440" w:left="1440" w:header="720" w:footer="720" w:gutter="0"/>
          <w:cols w:space="720"/>
          <w:docGrid w:linePitch="360"/>
        </w:sectPr>
        <w:pPrChange w:id="34" w:author="Jacqueline Alicia Borchert" w:date="2026-06-15T10:07:00Z" w16du:dateUtc="2026-06-15T14:07:00Z">
          <w:pPr>
            <w:pStyle w:val="ListParagraph"/>
            <w:numPr>
              <w:numId w:val="20"/>
            </w:numPr>
            <w:ind w:hanging="360"/>
            <w:jc w:val="both"/>
          </w:pPr>
        </w:pPrChange>
      </w:pPr>
    </w:p>
    <w:p w14:paraId="064697AE" w14:textId="77777777" w:rsidR="007074C9" w:rsidRPr="00A1333B" w:rsidRDefault="007074C9" w:rsidP="007074C9">
      <w:pPr>
        <w:jc w:val="both"/>
        <w:rPr>
          <w:rFonts w:ascii="Cambria" w:hAnsi="Cambria"/>
          <w:sz w:val="20"/>
          <w:szCs w:val="20"/>
        </w:rPr>
      </w:pPr>
      <w:commentRangeStart w:id="35"/>
      <w:r w:rsidRPr="00A1333B">
        <w:rPr>
          <w:rFonts w:ascii="Cambria" w:hAnsi="Cambria"/>
          <w:b/>
          <w:bCs/>
          <w:sz w:val="20"/>
          <w:szCs w:val="20"/>
        </w:rPr>
        <w:lastRenderedPageBreak/>
        <w:t xml:space="preserve">Chapter </w:t>
      </w:r>
      <w:commentRangeEnd w:id="35"/>
      <w:r w:rsidR="00290094" w:rsidRPr="00A1333B">
        <w:rPr>
          <w:rStyle w:val="CommentReference"/>
          <w:rFonts w:ascii="Cambria" w:hAnsi="Cambria"/>
          <w:b/>
          <w:bCs/>
          <w:sz w:val="20"/>
          <w:szCs w:val="20"/>
        </w:rPr>
        <w:commentReference w:id="35"/>
      </w:r>
      <w:r w:rsidRPr="00A1333B">
        <w:rPr>
          <w:rFonts w:ascii="Cambria" w:hAnsi="Cambria"/>
          <w:b/>
          <w:bCs/>
          <w:sz w:val="20"/>
          <w:szCs w:val="20"/>
        </w:rPr>
        <w:t>4: Thematic Analysis – Vision-Language Model Architectures</w:t>
      </w:r>
      <w:r w:rsidRPr="00A1333B">
        <w:rPr>
          <w:rFonts w:ascii="Cambria" w:hAnsi="Cambria"/>
          <w:sz w:val="20"/>
          <w:szCs w:val="20"/>
        </w:rPr>
        <w:t xml:space="preserve"> </w:t>
      </w:r>
    </w:p>
    <w:p w14:paraId="3A7621C6" w14:textId="5B13694E" w:rsidR="003A754B" w:rsidRPr="00A1333B" w:rsidRDefault="00EE58AF" w:rsidP="003A754B">
      <w:pPr>
        <w:jc w:val="both"/>
        <w:rPr>
          <w:rFonts w:ascii="Cambria" w:hAnsi="Cambria"/>
          <w:sz w:val="20"/>
          <w:szCs w:val="20"/>
        </w:rPr>
      </w:pPr>
      <w:r w:rsidRPr="00EE58AF">
        <w:rPr>
          <w:rFonts w:ascii="Cambria" w:hAnsi="Cambria"/>
          <w:sz w:val="20"/>
          <w:szCs w:val="20"/>
        </w:rPr>
        <w:t xml:space="preserve">Following the descriptive mapping of publication trends, this thematic analysis shifts focus to observe and report on the actual activities within a field. While previous scientometric mappings focused more on the contributing authors and geographic origins of the literature, the current study emphasizes the specific technical applications and methodological mechanisms of computer vision research in construction. Compiling literature in this manner enables the identification of issues, opportunities and challenges that are not currently well covered and examined. Yet, there is a need to develop a framework of the CV approaches that can be applied to construction use cases to inform future research and development activities. </w:t>
      </w:r>
      <w:r w:rsidR="00265489" w:rsidRPr="00265489">
        <w:rPr>
          <w:rFonts w:ascii="Cambria" w:hAnsi="Cambria"/>
          <w:sz w:val="20"/>
          <w:szCs w:val="20"/>
        </w:rPr>
        <w:t>To systematically structure this review and address this need, the following sections propose a Three-Layered Spatiotemporal VLM Framework. By exploring the chronological evolution of these algorithms (Layer 2: The Engine Layer), this chapter explicitly addresses RQ1 (prevalent VLM architectures) and RQ2 (multimodal data fusion) by demonstrating how raw visual and textual inputs (Layer 1: Multimodal Inputs) are mathematically fused. Ultimately, mapping the engine layer establishes the seamless foundation for analyzing their practical construction applications in Chapter 5 (Layer 3: The Output Layer).</w:t>
      </w:r>
    </w:p>
    <w:p w14:paraId="4F3FF1A8" w14:textId="77777777" w:rsidR="000A076C" w:rsidRPr="00A1333B" w:rsidRDefault="003A754B" w:rsidP="003A754B">
      <w:pPr>
        <w:jc w:val="both"/>
        <w:rPr>
          <w:rFonts w:ascii="Cambria" w:hAnsi="Cambria"/>
          <w:sz w:val="20"/>
          <w:szCs w:val="20"/>
        </w:rPr>
      </w:pPr>
      <w:r w:rsidRPr="00A1333B">
        <w:rPr>
          <w:rFonts w:ascii="Cambria" w:hAnsi="Cambria"/>
          <w:b/>
          <w:bCs/>
          <w:sz w:val="20"/>
          <w:szCs w:val="20"/>
        </w:rPr>
        <w:t>4.1 The Three-Layered Spatiotemporal VLM Framework</w:t>
      </w:r>
      <w:r w:rsidRPr="00A1333B">
        <w:rPr>
          <w:rFonts w:ascii="Cambria" w:hAnsi="Cambria"/>
          <w:sz w:val="20"/>
          <w:szCs w:val="20"/>
        </w:rPr>
        <w:t xml:space="preserve"> </w:t>
      </w:r>
    </w:p>
    <w:p w14:paraId="21C7DBD4" w14:textId="77777777" w:rsidR="00746EFD" w:rsidRPr="00746EFD" w:rsidRDefault="00746EFD" w:rsidP="00746EFD">
      <w:pPr>
        <w:jc w:val="both"/>
        <w:rPr>
          <w:rFonts w:ascii="Cambria" w:hAnsi="Cambria"/>
          <w:sz w:val="20"/>
          <w:szCs w:val="20"/>
        </w:rPr>
      </w:pPr>
      <w:r w:rsidRPr="00746EFD">
        <w:rPr>
          <w:rFonts w:ascii="Cambria" w:hAnsi="Cambria"/>
          <w:sz w:val="20"/>
          <w:szCs w:val="20"/>
        </w:rPr>
        <w:t xml:space="preserve">To systematically map the rapid technological shifts in construction AI, the proposed Three-Layered Spatiotemporal VLM Framework was established to capture the field's chronological progression. The structural decision to constrain this framework to precisely three layers is not arbitrary; rather, it is fundamentally grounded in the established continuum of human information processing for automated systems. In automated environments, decisions are derived from functions that replicate human cognition, categorized into three primary hardware and software mechanisms: sensors, processors, and actuators </w:t>
      </w:r>
      <w:r w:rsidRPr="00746EFD">
        <w:rPr>
          <w:rFonts w:ascii="Cambria" w:hAnsi="Cambria"/>
          <w:b/>
          <w:bCs/>
          <w:sz w:val="20"/>
          <w:szCs w:val="20"/>
        </w:rPr>
        <w:t>(Czarnowski et al., 2020; Parasuraman et al., 2000)</w:t>
      </w:r>
      <w:r w:rsidRPr="00746EFD">
        <w:rPr>
          <w:rFonts w:ascii="Cambria" w:hAnsi="Cambria"/>
          <w:sz w:val="20"/>
          <w:szCs w:val="20"/>
        </w:rPr>
        <w:t>.</w:t>
      </w:r>
    </w:p>
    <w:p w14:paraId="0B4929E3" w14:textId="77777777" w:rsidR="00746EFD" w:rsidRPr="00746EFD" w:rsidRDefault="00746EFD" w:rsidP="00746EFD">
      <w:pPr>
        <w:jc w:val="both"/>
        <w:rPr>
          <w:rFonts w:ascii="Cambria" w:hAnsi="Cambria"/>
          <w:sz w:val="20"/>
          <w:szCs w:val="20"/>
        </w:rPr>
      </w:pPr>
      <w:r w:rsidRPr="00746EFD">
        <w:rPr>
          <w:rFonts w:ascii="Cambria" w:hAnsi="Cambria"/>
          <w:sz w:val="20"/>
          <w:szCs w:val="20"/>
        </w:rPr>
        <w:t xml:space="preserve">The architecture of this framework maps directly to these three interdependent cognitive stages. </w:t>
      </w:r>
      <w:r w:rsidRPr="00746EFD">
        <w:rPr>
          <w:rFonts w:ascii="Cambria" w:hAnsi="Cambria"/>
          <w:b/>
          <w:bCs/>
          <w:sz w:val="20"/>
          <w:szCs w:val="20"/>
        </w:rPr>
        <w:t>Layer 1</w:t>
      </w:r>
      <w:r w:rsidRPr="00746EFD">
        <w:rPr>
          <w:rFonts w:ascii="Cambria" w:hAnsi="Cambria"/>
          <w:sz w:val="20"/>
          <w:szCs w:val="20"/>
        </w:rPr>
        <w:t xml:space="preserve"> functions as the "sensory" acquisition stage, consisting of multimodal inputs where raw visual data streams are captured alongside textual domain knowledge and kinematic sensor data. </w:t>
      </w:r>
      <w:r w:rsidRPr="00746EFD">
        <w:rPr>
          <w:rFonts w:ascii="Cambria" w:hAnsi="Cambria"/>
          <w:b/>
          <w:bCs/>
          <w:sz w:val="20"/>
          <w:szCs w:val="20"/>
        </w:rPr>
        <w:t>Layer 2</w:t>
      </w:r>
      <w:r w:rsidRPr="00746EFD">
        <w:rPr>
          <w:rFonts w:ascii="Cambria" w:hAnsi="Cambria"/>
          <w:sz w:val="20"/>
          <w:szCs w:val="20"/>
        </w:rPr>
        <w:t xml:space="preserve"> represents the Spatiotemporal VLM Core, acting as the "processor" that handles perception and decision-making by mimicking human cognitive functions through algorithmic design </w:t>
      </w:r>
      <w:r w:rsidRPr="00746EFD">
        <w:rPr>
          <w:rFonts w:ascii="Cambria" w:hAnsi="Cambria"/>
          <w:b/>
          <w:bCs/>
          <w:sz w:val="20"/>
          <w:szCs w:val="20"/>
        </w:rPr>
        <w:t>(Czarnowski et al., 2020)</w:t>
      </w:r>
      <w:r w:rsidRPr="00746EFD">
        <w:rPr>
          <w:rFonts w:ascii="Cambria" w:hAnsi="Cambria"/>
          <w:sz w:val="20"/>
          <w:szCs w:val="20"/>
        </w:rPr>
        <w:t xml:space="preserve">. This engine layer is critically necessary since approaches for representing linguistic information of regulatory rules using graph structure have not yet emerged, given that the pairwise relationships in traditional scene graphs cannot represent the complex relationships in regulatory rules </w:t>
      </w:r>
      <w:r w:rsidRPr="00746EFD">
        <w:rPr>
          <w:rFonts w:ascii="Cambria" w:hAnsi="Cambria"/>
          <w:b/>
          <w:bCs/>
          <w:sz w:val="20"/>
          <w:szCs w:val="20"/>
        </w:rPr>
        <w:t>(Chen et al., 2022)</w:t>
      </w:r>
      <w:r w:rsidRPr="00746EFD">
        <w:rPr>
          <w:rFonts w:ascii="Cambria" w:hAnsi="Cambria"/>
          <w:sz w:val="20"/>
          <w:szCs w:val="20"/>
        </w:rPr>
        <w:t xml:space="preserve">. Consequently, Layer 2 categorizes the algorithmic solutions into three chronological paradigms: Zero/Few-Shot Prompting, Domain Fine-Tuned VLMs, and Hybrid Geometric-Semantic Systems. Finally, </w:t>
      </w:r>
      <w:r w:rsidRPr="00746EFD">
        <w:rPr>
          <w:rFonts w:ascii="Cambria" w:hAnsi="Cambria"/>
          <w:b/>
          <w:bCs/>
          <w:sz w:val="20"/>
          <w:szCs w:val="20"/>
        </w:rPr>
        <w:t>Layer 3</w:t>
      </w:r>
      <w:r w:rsidRPr="00746EFD">
        <w:rPr>
          <w:rFonts w:ascii="Cambria" w:hAnsi="Cambria"/>
          <w:sz w:val="20"/>
          <w:szCs w:val="20"/>
        </w:rPr>
        <w:t xml:space="preserve"> serves as the "actuator" stage, translating these cognitive engine processes into actionable physical outputs and construction management tasks, divided primarily into safety management and progress tracking.</w:t>
      </w:r>
    </w:p>
    <w:p w14:paraId="1EEB04CE" w14:textId="46FCAF10" w:rsidR="00537E60" w:rsidRPr="00537E60" w:rsidRDefault="00746EFD" w:rsidP="00537E60">
      <w:pPr>
        <w:jc w:val="both"/>
        <w:rPr>
          <w:rFonts w:ascii="Cambria" w:hAnsi="Cambria"/>
          <w:sz w:val="20"/>
          <w:szCs w:val="20"/>
        </w:rPr>
      </w:pPr>
      <w:r w:rsidRPr="00746EFD">
        <w:rPr>
          <w:rFonts w:ascii="Cambria" w:hAnsi="Cambria"/>
          <w:sz w:val="20"/>
          <w:szCs w:val="20"/>
        </w:rPr>
        <w:t xml:space="preserve">This tripartite structure aligns perfectly with the required progression of construction scene understanding, illustrating the evolution from rule-based learning to end-to-end learning by categorizing the flow of data from raw inputs to high-level semantics, and ultimately to automated interventions </w:t>
      </w:r>
      <w:r w:rsidRPr="00746EFD">
        <w:rPr>
          <w:rFonts w:ascii="Cambria" w:hAnsi="Cambria"/>
          <w:b/>
          <w:bCs/>
          <w:sz w:val="20"/>
          <w:szCs w:val="20"/>
        </w:rPr>
        <w:t>(Li et al., 2025)</w:t>
      </w:r>
      <w:r w:rsidRPr="00746EFD">
        <w:rPr>
          <w:rFonts w:ascii="Cambria" w:hAnsi="Cambria"/>
          <w:sz w:val="20"/>
          <w:szCs w:val="20"/>
        </w:rPr>
        <w:t xml:space="preserve">. </w:t>
      </w:r>
      <w:r w:rsidR="00537E60" w:rsidRPr="00537E60">
        <w:rPr>
          <w:rFonts w:ascii="Cambria" w:hAnsi="Cambria"/>
          <w:sz w:val="20"/>
          <w:szCs w:val="20"/>
        </w:rPr>
        <w:t xml:space="preserve">Crucially, this framework explicitly emphasizes spatiotemporal analysis due to the highly dynamic nature of construction job sites, requiring models to track entities across both physical space and continuous time. For instance, detecting moving objects in construction sites and tracking equipment cycles necessitates temporal video analysis rather than static image processing. By fusing spatial geometry with temporal sequence tracking, these models offer a comprehensive overview of existing research for the purpose of identifying gaps in the body of knowledge and anticipating future research directions. To understand the operational mechanics of this spatiotemporal </w:t>
      </w:r>
      <w:r w:rsidR="00537E60" w:rsidRPr="00537E60">
        <w:rPr>
          <w:rFonts w:ascii="Cambria" w:hAnsi="Cambria"/>
          <w:sz w:val="20"/>
          <w:szCs w:val="20"/>
        </w:rPr>
        <w:lastRenderedPageBreak/>
        <w:t xml:space="preserve">engine, it is necessary to first examine the earliest applications of foundation models that attempted to extract </w:t>
      </w:r>
      <w:r w:rsidR="006444E7">
        <w:rPr>
          <w:noProof/>
        </w:rPr>
        <w:drawing>
          <wp:anchor distT="0" distB="0" distL="114300" distR="114300" simplePos="0" relativeHeight="251658240" behindDoc="0" locked="0" layoutInCell="1" allowOverlap="1" wp14:anchorId="0A15EA29" wp14:editId="2D64F992">
            <wp:simplePos x="0" y="0"/>
            <wp:positionH relativeFrom="margin">
              <wp:posOffset>-665480</wp:posOffset>
            </wp:positionH>
            <wp:positionV relativeFrom="paragraph">
              <wp:posOffset>420370</wp:posOffset>
            </wp:positionV>
            <wp:extent cx="7498080" cy="4187190"/>
            <wp:effectExtent l="0" t="0" r="7620" b="3810"/>
            <wp:wrapSquare wrapText="bothSides"/>
            <wp:docPr id="37235361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353613" name=""/>
                    <pic:cNvPicPr/>
                  </pic:nvPicPr>
                  <pic:blipFill>
                    <a:blip r:embed="rId14">
                      <a:extLst>
                        <a:ext uri="{96DAC541-7B7A-43D3-8B79-37D633B846F1}">
                          <asvg:svgBlip xmlns:asvg="http://schemas.microsoft.com/office/drawing/2016/SVG/main" r:embed="rId15"/>
                        </a:ext>
                      </a:extLst>
                    </a:blip>
                    <a:stretch>
                      <a:fillRect/>
                    </a:stretch>
                  </pic:blipFill>
                  <pic:spPr>
                    <a:xfrm>
                      <a:off x="0" y="0"/>
                      <a:ext cx="7498080" cy="4187190"/>
                    </a:xfrm>
                    <a:prstGeom prst="rect">
                      <a:avLst/>
                    </a:prstGeom>
                  </pic:spPr>
                </pic:pic>
              </a:graphicData>
            </a:graphic>
            <wp14:sizeRelH relativeFrom="margin">
              <wp14:pctWidth>0</wp14:pctWidth>
            </wp14:sizeRelH>
            <wp14:sizeRelV relativeFrom="margin">
              <wp14:pctHeight>0</wp14:pctHeight>
            </wp14:sizeRelV>
          </wp:anchor>
        </w:drawing>
      </w:r>
      <w:r w:rsidR="00537E60" w:rsidRPr="00537E60">
        <w:rPr>
          <w:rFonts w:ascii="Cambria" w:hAnsi="Cambria"/>
          <w:sz w:val="20"/>
          <w:szCs w:val="20"/>
        </w:rPr>
        <w:t>information independent of task-specific retraining.</w:t>
      </w:r>
    </w:p>
    <w:p w14:paraId="440B6380" w14:textId="3A82CCEF" w:rsidR="007074C9" w:rsidRPr="00A1333B" w:rsidRDefault="007074C9" w:rsidP="000A076C">
      <w:pPr>
        <w:jc w:val="both"/>
        <w:rPr>
          <w:rFonts w:ascii="Cambria" w:hAnsi="Cambria"/>
          <w:sz w:val="20"/>
          <w:szCs w:val="20"/>
        </w:rPr>
      </w:pPr>
    </w:p>
    <w:p w14:paraId="45FED7ED" w14:textId="469ADD54" w:rsidR="00B539A3" w:rsidRPr="00A1333B" w:rsidRDefault="002624C9" w:rsidP="000A076C">
      <w:pPr>
        <w:jc w:val="both"/>
        <w:rPr>
          <w:rFonts w:ascii="Cambria" w:hAnsi="Cambria"/>
          <w:sz w:val="20"/>
          <w:szCs w:val="20"/>
        </w:rPr>
      </w:pPr>
      <w:r>
        <w:rPr>
          <w:noProof/>
        </w:rPr>
        <w:lastRenderedPageBreak/>
        <w:drawing>
          <wp:inline distT="0" distB="0" distL="0" distR="0" wp14:anchorId="3E29AC2B" wp14:editId="5FBEC07D">
            <wp:extent cx="5610860" cy="8229600"/>
            <wp:effectExtent l="0" t="0" r="8890" b="0"/>
            <wp:docPr id="48809846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098464"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5610860" cy="8229600"/>
                    </a:xfrm>
                    <a:prstGeom prst="rect">
                      <a:avLst/>
                    </a:prstGeom>
                  </pic:spPr>
                </pic:pic>
              </a:graphicData>
            </a:graphic>
          </wp:inline>
        </w:drawing>
      </w:r>
    </w:p>
    <w:p w14:paraId="27924B70" w14:textId="77777777" w:rsidR="00B73F42" w:rsidRDefault="00AE374F" w:rsidP="00AE374F">
      <w:pPr>
        <w:jc w:val="both"/>
        <w:rPr>
          <w:rFonts w:ascii="Cambria" w:hAnsi="Cambria"/>
          <w:sz w:val="20"/>
          <w:szCs w:val="20"/>
        </w:rPr>
      </w:pPr>
      <w:r w:rsidRPr="00AE374F">
        <w:rPr>
          <w:rFonts w:ascii="Cambria" w:hAnsi="Cambria"/>
          <w:b/>
          <w:bCs/>
          <w:sz w:val="20"/>
          <w:szCs w:val="20"/>
        </w:rPr>
        <w:lastRenderedPageBreak/>
        <w:t>4.2 Paradigm A: Zero/Few-Shot Prompting (Retrieval-Oriented)</w:t>
      </w:r>
      <w:r w:rsidRPr="00AE374F">
        <w:rPr>
          <w:rFonts w:ascii="Cambria" w:hAnsi="Cambria"/>
          <w:sz w:val="20"/>
          <w:szCs w:val="20"/>
        </w:rPr>
        <w:t xml:space="preserve"> </w:t>
      </w:r>
    </w:p>
    <w:p w14:paraId="3B9FAF8C" w14:textId="77777777" w:rsidR="00B73F42" w:rsidRPr="00B73F42" w:rsidRDefault="00B73F42" w:rsidP="00B73F42">
      <w:pPr>
        <w:jc w:val="both"/>
        <w:rPr>
          <w:rFonts w:ascii="Cambria" w:hAnsi="Cambria"/>
          <w:sz w:val="20"/>
          <w:szCs w:val="20"/>
        </w:rPr>
      </w:pPr>
      <w:r w:rsidRPr="00B73F42">
        <w:rPr>
          <w:rFonts w:ascii="Cambria" w:hAnsi="Cambria"/>
          <w:sz w:val="20"/>
          <w:szCs w:val="20"/>
        </w:rPr>
        <w:t xml:space="preserve">The deployment of traditional computer vision on construction sites has historically been bottlenecked by the need for extensive annotated datasets. Because traditional supervised learning methods suffer from high annotation costs, severe computational demands, and limited datasets, scaling these systems to cover every potential hazard or piece of equipment has proven prohibitively labor-intensive </w:t>
      </w:r>
      <w:r w:rsidRPr="00B73F42">
        <w:rPr>
          <w:rFonts w:ascii="Cambria" w:hAnsi="Cambria"/>
          <w:b/>
          <w:bCs/>
          <w:sz w:val="20"/>
          <w:szCs w:val="20"/>
        </w:rPr>
        <w:t>(Zhang et al., 2025)</w:t>
      </w:r>
      <w:r w:rsidRPr="00B73F42">
        <w:rPr>
          <w:rFonts w:ascii="Cambria" w:hAnsi="Cambria"/>
          <w:sz w:val="20"/>
          <w:szCs w:val="20"/>
        </w:rPr>
        <w:t xml:space="preserve">. To circumvent this strict reliance on massive data collection, the construction research community began seeking training-free alternatives. This search led to the adoption of foundational Vision-Language Models (VLMs), such as Contrastive Language-Image Pre-training (CLIP), DINOv2, and Florence-2. Rather than relying on rigid numerical labels defined during a lengthy training phase, these multimodal methods acquire generalized visual representations guided by natural language supervision, enabling impressive zero-shot detection capabilities without requiring task-specific retraining </w:t>
      </w:r>
      <w:r w:rsidRPr="00B73F42">
        <w:rPr>
          <w:rFonts w:ascii="Cambria" w:hAnsi="Cambria"/>
          <w:b/>
          <w:bCs/>
          <w:sz w:val="20"/>
          <w:szCs w:val="20"/>
        </w:rPr>
        <w:t>(Zhang et al., 2025)</w:t>
      </w:r>
      <w:r w:rsidRPr="00B73F42">
        <w:rPr>
          <w:rFonts w:ascii="Cambria" w:hAnsi="Cambria"/>
          <w:sz w:val="20"/>
          <w:szCs w:val="20"/>
        </w:rPr>
        <w:t>.</w:t>
      </w:r>
    </w:p>
    <w:p w14:paraId="781E6260" w14:textId="77777777" w:rsidR="00B73F42" w:rsidRPr="00B73F42" w:rsidRDefault="00B73F42" w:rsidP="00B73F42">
      <w:pPr>
        <w:jc w:val="both"/>
        <w:rPr>
          <w:rFonts w:ascii="Cambria" w:hAnsi="Cambria"/>
          <w:sz w:val="20"/>
          <w:szCs w:val="20"/>
        </w:rPr>
      </w:pPr>
      <w:r w:rsidRPr="00B73F42">
        <w:rPr>
          <w:rFonts w:ascii="Cambria" w:hAnsi="Cambria"/>
          <w:sz w:val="20"/>
          <w:szCs w:val="20"/>
        </w:rPr>
        <w:t xml:space="preserve">The operational mechanics of this retrieval-oriented paradigm rely on embedding both visual and textual inputs into a shared semantic space, effectively allowing language to guide visual perception. For instance, contrastive pre-training enables the model to train an unseen class using only its description in the text </w:t>
      </w:r>
      <w:r w:rsidRPr="00B73F42">
        <w:rPr>
          <w:rFonts w:ascii="Cambria" w:hAnsi="Cambria"/>
          <w:b/>
          <w:bCs/>
          <w:sz w:val="20"/>
          <w:szCs w:val="20"/>
        </w:rPr>
        <w:t>(Gil &amp; Lee, 2024)</w:t>
      </w:r>
      <w:r w:rsidRPr="00B73F42">
        <w:rPr>
          <w:rFonts w:ascii="Cambria" w:hAnsi="Cambria"/>
          <w:sz w:val="20"/>
          <w:szCs w:val="20"/>
        </w:rPr>
        <w:t xml:space="preserve">. By transforming class names into descriptive text prompts, the cosine similarity between query visual features and N text prompts from the target dataset is measured to classify the objects </w:t>
      </w:r>
      <w:r w:rsidRPr="00B73F42">
        <w:rPr>
          <w:rFonts w:ascii="Cambria" w:hAnsi="Cambria"/>
          <w:b/>
          <w:bCs/>
          <w:sz w:val="20"/>
          <w:szCs w:val="20"/>
        </w:rPr>
        <w:t>(Liang et al., 2024)</w:t>
      </w:r>
      <w:r w:rsidRPr="00B73F42">
        <w:rPr>
          <w:rFonts w:ascii="Cambria" w:hAnsi="Cambria"/>
          <w:sz w:val="20"/>
          <w:szCs w:val="20"/>
        </w:rPr>
        <w:t xml:space="preserve">. This shared embedding space completely alters how algorithms process site data. State-of-the-art models like Florence-2 are capable of open vocabulary object detection, meaning they can detect objects described by a text prompt without being limited to predefined classes </w:t>
      </w:r>
      <w:r w:rsidRPr="00B73F42">
        <w:rPr>
          <w:rFonts w:ascii="Cambria" w:hAnsi="Cambria"/>
          <w:b/>
          <w:bCs/>
          <w:sz w:val="20"/>
          <w:szCs w:val="20"/>
        </w:rPr>
        <w:t>(Jeoung et al., 2025)</w:t>
      </w:r>
      <w:r w:rsidRPr="00B73F42">
        <w:rPr>
          <w:rFonts w:ascii="Cambria" w:hAnsi="Cambria"/>
          <w:sz w:val="20"/>
          <w:szCs w:val="20"/>
        </w:rPr>
        <w:t xml:space="preserve">. By simply altering the textual query, researchers have successfully deployed this retrieval paradigm to recognize temporary construction site objects </w:t>
      </w:r>
      <w:r w:rsidRPr="00B73F42">
        <w:rPr>
          <w:rFonts w:ascii="Cambria" w:hAnsi="Cambria"/>
          <w:b/>
          <w:bCs/>
          <w:sz w:val="20"/>
          <w:szCs w:val="20"/>
        </w:rPr>
        <w:t>(Liang et al., 2024)</w:t>
      </w:r>
      <w:r w:rsidRPr="00B73F42">
        <w:rPr>
          <w:rFonts w:ascii="Cambria" w:hAnsi="Cambria"/>
          <w:sz w:val="20"/>
          <w:szCs w:val="20"/>
        </w:rPr>
        <w:t xml:space="preserve">, track the tasks of heavy earthmoving equipment (Jeoung et al., 2025), and verify personal protective equipment (PPE) compliance through semantic text similarity </w:t>
      </w:r>
      <w:r w:rsidRPr="00B73F42">
        <w:rPr>
          <w:rFonts w:ascii="Cambria" w:hAnsi="Cambria"/>
          <w:b/>
          <w:bCs/>
          <w:sz w:val="20"/>
          <w:szCs w:val="20"/>
        </w:rPr>
        <w:t>(Gil &amp; Lee, 2024)</w:t>
      </w:r>
      <w:r w:rsidRPr="00B73F42">
        <w:rPr>
          <w:rFonts w:ascii="Cambria" w:hAnsi="Cambria"/>
          <w:sz w:val="20"/>
          <w:szCs w:val="20"/>
        </w:rPr>
        <w:t>.</w:t>
      </w:r>
    </w:p>
    <w:p w14:paraId="12EFB7F2" w14:textId="619B900B" w:rsidR="00621A4B" w:rsidRPr="00A1333B" w:rsidRDefault="00B73F42" w:rsidP="00621A4B">
      <w:pPr>
        <w:jc w:val="both"/>
        <w:rPr>
          <w:rFonts w:ascii="Cambria" w:hAnsi="Cambria"/>
          <w:sz w:val="20"/>
          <w:szCs w:val="20"/>
        </w:rPr>
      </w:pPr>
      <w:r w:rsidRPr="00B73F42">
        <w:rPr>
          <w:rFonts w:ascii="Cambria" w:hAnsi="Cambria"/>
          <w:sz w:val="20"/>
          <w:szCs w:val="20"/>
        </w:rPr>
        <w:t xml:space="preserve">However, while zero-shot and few-shot prompting successfully mitigates data scarcity by extracting bounding boxes and object tags, this paradigm suffers from a fundamental limitation in semantic expressiveness. Because current VLMs are trained on broad, general-purpose datasets, they lack optimization for task-specific applications like construction site monitoring </w:t>
      </w:r>
      <w:r w:rsidRPr="00B73F42">
        <w:rPr>
          <w:rFonts w:ascii="Cambria" w:hAnsi="Cambria"/>
          <w:b/>
          <w:bCs/>
          <w:sz w:val="20"/>
          <w:szCs w:val="20"/>
        </w:rPr>
        <w:t>(Bui et al., 2026)</w:t>
      </w:r>
      <w:r w:rsidRPr="00B73F42">
        <w:rPr>
          <w:rFonts w:ascii="Cambria" w:hAnsi="Cambria"/>
          <w:sz w:val="20"/>
          <w:szCs w:val="20"/>
        </w:rPr>
        <w:t xml:space="preserve">. Specifically, these foundational models cannot deal with domain-specific knowledge directly because they are pre-trained on general objects and remain unfamiliar with complex architectural and engineering technical terms </w:t>
      </w:r>
      <w:r w:rsidRPr="00B73F42">
        <w:rPr>
          <w:rFonts w:ascii="Cambria" w:hAnsi="Cambria"/>
          <w:b/>
          <w:bCs/>
          <w:sz w:val="20"/>
          <w:szCs w:val="20"/>
        </w:rPr>
        <w:t>(Gil &amp; Lee, 2024)</w:t>
      </w:r>
      <w:r w:rsidRPr="00B73F42">
        <w:rPr>
          <w:rFonts w:ascii="Cambria" w:hAnsi="Cambria"/>
          <w:sz w:val="20"/>
          <w:szCs w:val="20"/>
        </w:rPr>
        <w:t xml:space="preserve">. More critically, this retrieval paradigm merely outputs discrete object locations and isolated labels. It fundamentally lacks the capacity to generate coherent, human-readable narratives that describe the continuous interactions and ongoing activities within an active scene. </w:t>
      </w:r>
      <w:r w:rsidR="001A5CAC">
        <w:rPr>
          <w:rFonts w:ascii="Cambria" w:hAnsi="Cambria"/>
          <w:sz w:val="20"/>
          <w:szCs w:val="20"/>
        </w:rPr>
        <w:t>T</w:t>
      </w:r>
      <w:r w:rsidR="00132B2F" w:rsidRPr="00132B2F">
        <w:rPr>
          <w:rFonts w:ascii="Cambria" w:hAnsi="Cambria"/>
          <w:sz w:val="20"/>
          <w:szCs w:val="20"/>
        </w:rPr>
        <w:t xml:space="preserve">o </w:t>
      </w:r>
      <w:r w:rsidR="001A5CAC" w:rsidRPr="00132B2F">
        <w:rPr>
          <w:rFonts w:ascii="Cambria" w:hAnsi="Cambria"/>
          <w:sz w:val="20"/>
          <w:szCs w:val="20"/>
        </w:rPr>
        <w:t>address</w:t>
      </w:r>
      <w:r w:rsidR="00132B2F" w:rsidRPr="00132B2F">
        <w:rPr>
          <w:rFonts w:ascii="Cambria" w:hAnsi="Cambria"/>
          <w:sz w:val="20"/>
          <w:szCs w:val="20"/>
        </w:rPr>
        <w:t xml:space="preserve"> this descriptive gap and translate visual data into comprehensive situational awareness, researchers transitioned toward generative adaptation</w:t>
      </w:r>
      <w:r w:rsidRPr="00B73F42">
        <w:rPr>
          <w:rFonts w:ascii="Cambria" w:hAnsi="Cambria"/>
          <w:sz w:val="20"/>
          <w:szCs w:val="20"/>
        </w:rPr>
        <w:t>, marking the critical evolutionary shift to Paradigm B.</w:t>
      </w:r>
    </w:p>
    <w:p w14:paraId="3C45AEF9" w14:textId="3036F61A" w:rsidR="00210B2F" w:rsidRPr="00A1333B" w:rsidRDefault="00210B2F" w:rsidP="00210B2F">
      <w:pPr>
        <w:jc w:val="both"/>
        <w:rPr>
          <w:rFonts w:ascii="Cambria" w:hAnsi="Cambria"/>
          <w:sz w:val="20"/>
          <w:szCs w:val="20"/>
        </w:rPr>
      </w:pPr>
    </w:p>
    <w:p w14:paraId="5552E170" w14:textId="77777777" w:rsidR="00134CAF" w:rsidRPr="00A1333B" w:rsidRDefault="00134CAF" w:rsidP="00134CAF">
      <w:pPr>
        <w:jc w:val="both"/>
        <w:rPr>
          <w:rFonts w:ascii="Cambria" w:hAnsi="Cambria"/>
          <w:b/>
          <w:bCs/>
          <w:sz w:val="20"/>
          <w:szCs w:val="20"/>
        </w:rPr>
      </w:pPr>
      <w:r w:rsidRPr="00A1333B">
        <w:rPr>
          <w:rFonts w:ascii="Cambria" w:hAnsi="Cambria"/>
          <w:b/>
          <w:bCs/>
          <w:sz w:val="20"/>
          <w:szCs w:val="20"/>
        </w:rPr>
        <w:t xml:space="preserve">4.3 Paradigm C: Hybrid Geometric-Semantic Systems and Ontologies </w:t>
      </w:r>
    </w:p>
    <w:p w14:paraId="263A9EA5" w14:textId="77777777" w:rsidR="00885889" w:rsidRPr="00885889" w:rsidRDefault="00885889" w:rsidP="00885889">
      <w:pPr>
        <w:jc w:val="both"/>
        <w:rPr>
          <w:rFonts w:ascii="Cambria" w:hAnsi="Cambria"/>
          <w:sz w:val="20"/>
          <w:szCs w:val="20"/>
        </w:rPr>
      </w:pPr>
      <w:r w:rsidRPr="00885889">
        <w:rPr>
          <w:rFonts w:ascii="Cambria" w:hAnsi="Cambria"/>
          <w:sz w:val="20"/>
          <w:szCs w:val="20"/>
        </w:rPr>
        <w:t xml:space="preserve">To overcome the descriptive gap left by zero-shot retrieval models, the construction research community recognized that outputting isolated object tags was insufficient for comprehensive site monitoring. Consequently, the industry transitioned toward generative adaptation by adopting image captioning algorithms. Unlike traditional object detection that merely outputs discrete labels, image captioning combines computer vision and natural language processing to translate visual information into comprehensive natural language descriptions </w:t>
      </w:r>
      <w:r w:rsidRPr="00885889">
        <w:rPr>
          <w:rFonts w:ascii="Cambria" w:hAnsi="Cambria"/>
          <w:b/>
          <w:bCs/>
          <w:sz w:val="20"/>
          <w:szCs w:val="20"/>
        </w:rPr>
        <w:t>(Liu et al., 2020)</w:t>
      </w:r>
      <w:r w:rsidRPr="00885889">
        <w:rPr>
          <w:rFonts w:ascii="Cambria" w:hAnsi="Cambria"/>
          <w:sz w:val="20"/>
          <w:szCs w:val="20"/>
        </w:rPr>
        <w:t xml:space="preserve">. The operational mechanics of this paradigm typically rely on an encoder-decoder framework, where a visual encoder (such as a CNN) extracts image embedding features, and a language decoder (such as a recurrent neural network) generates the corresponding text sequences </w:t>
      </w:r>
      <w:r w:rsidRPr="00885889">
        <w:rPr>
          <w:rFonts w:ascii="Cambria" w:hAnsi="Cambria"/>
          <w:b/>
          <w:bCs/>
          <w:sz w:val="20"/>
          <w:szCs w:val="20"/>
        </w:rPr>
        <w:t>(Xiao et al., 2022)</w:t>
      </w:r>
      <w:r w:rsidRPr="00885889">
        <w:rPr>
          <w:rFonts w:ascii="Cambria" w:hAnsi="Cambria"/>
          <w:sz w:val="20"/>
          <w:szCs w:val="20"/>
        </w:rPr>
        <w:t xml:space="preserve">. By training these generative architectures directly on custom construction datasets, the models </w:t>
      </w:r>
      <w:r w:rsidRPr="00885889">
        <w:rPr>
          <w:rFonts w:ascii="Cambria" w:hAnsi="Cambria"/>
          <w:sz w:val="20"/>
          <w:szCs w:val="20"/>
        </w:rPr>
        <w:lastRenderedPageBreak/>
        <w:t xml:space="preserve">successfully acquire domain-specific vocabulary and can manifest complex construction activity scenes into human-readable narratives </w:t>
      </w:r>
      <w:r w:rsidRPr="00885889">
        <w:rPr>
          <w:rFonts w:ascii="Cambria" w:hAnsi="Cambria"/>
          <w:b/>
          <w:bCs/>
          <w:sz w:val="20"/>
          <w:szCs w:val="20"/>
        </w:rPr>
        <w:t>(Liu et al., 2020)</w:t>
      </w:r>
      <w:r w:rsidRPr="00885889">
        <w:rPr>
          <w:rFonts w:ascii="Cambria" w:hAnsi="Cambria"/>
          <w:sz w:val="20"/>
          <w:szCs w:val="20"/>
        </w:rPr>
        <w:t>.</w:t>
      </w:r>
    </w:p>
    <w:p w14:paraId="31E4E39A" w14:textId="77777777" w:rsidR="00885889" w:rsidRPr="00885889" w:rsidRDefault="00885889" w:rsidP="00885889">
      <w:pPr>
        <w:jc w:val="both"/>
        <w:rPr>
          <w:rFonts w:ascii="Cambria" w:hAnsi="Cambria"/>
          <w:sz w:val="20"/>
          <w:szCs w:val="20"/>
        </w:rPr>
      </w:pPr>
      <w:r w:rsidRPr="00885889">
        <w:rPr>
          <w:rFonts w:ascii="Cambria" w:hAnsi="Cambria"/>
          <w:sz w:val="20"/>
          <w:szCs w:val="20"/>
        </w:rPr>
        <w:t xml:space="preserve">This ability to generate semantically rich sentences completely transformed automated construction management, particularly in automating tedious administrative and safety documentation. For safety management, integrating deep learning object detection with image captioning enabled safety systems to generate rich text with semantic information to proactively identify hazards </w:t>
      </w:r>
      <w:r w:rsidRPr="00885889">
        <w:rPr>
          <w:rFonts w:ascii="Cambria" w:hAnsi="Cambria"/>
          <w:b/>
          <w:bCs/>
          <w:sz w:val="20"/>
          <w:szCs w:val="20"/>
        </w:rPr>
        <w:t>(Wang et al., 2024)</w:t>
      </w:r>
      <w:r w:rsidRPr="00885889">
        <w:rPr>
          <w:rFonts w:ascii="Cambria" w:hAnsi="Cambria"/>
          <w:sz w:val="20"/>
          <w:szCs w:val="20"/>
        </w:rPr>
        <w:t xml:space="preserve">. In the domain of progress tracking, this paradigm enabled the automated generation of daily logs. For instance, recent architectures like </w:t>
      </w:r>
      <w:r w:rsidRPr="00885889">
        <w:rPr>
          <w:rFonts w:ascii="Cambria" w:hAnsi="Cambria"/>
          <w:i/>
          <w:iCs/>
          <w:sz w:val="20"/>
          <w:szCs w:val="20"/>
        </w:rPr>
        <w:t>VisualSiteDiary</w:t>
      </w:r>
      <w:r w:rsidRPr="00885889">
        <w:rPr>
          <w:rFonts w:ascii="Cambria" w:hAnsi="Cambria"/>
          <w:sz w:val="20"/>
          <w:szCs w:val="20"/>
        </w:rPr>
        <w:t xml:space="preserve"> utilize a detector-free Vision-Language Transformer model for captioning photologs to support daily construction reporting </w:t>
      </w:r>
      <w:r w:rsidRPr="00885889">
        <w:rPr>
          <w:rFonts w:ascii="Cambria" w:hAnsi="Cambria"/>
          <w:b/>
          <w:bCs/>
          <w:sz w:val="20"/>
          <w:szCs w:val="20"/>
        </w:rPr>
        <w:t>(Jung et al., 2024)</w:t>
      </w:r>
      <w:r w:rsidRPr="00885889">
        <w:rPr>
          <w:rFonts w:ascii="Cambria" w:hAnsi="Cambria"/>
          <w:sz w:val="20"/>
          <w:szCs w:val="20"/>
        </w:rPr>
        <w:t xml:space="preserve">. By fine-tuning the transformer on diverse site images, the system successfully extracts actionable insights around the "where," "how," and "what" of the work that happened on-site on a particular calendar date </w:t>
      </w:r>
      <w:r w:rsidRPr="00885889">
        <w:rPr>
          <w:rFonts w:ascii="Cambria" w:hAnsi="Cambria"/>
          <w:b/>
          <w:bCs/>
          <w:sz w:val="20"/>
          <w:szCs w:val="20"/>
        </w:rPr>
        <w:t>(Jung et al., 2024)</w:t>
      </w:r>
      <w:r w:rsidRPr="00885889">
        <w:rPr>
          <w:rFonts w:ascii="Cambria" w:hAnsi="Cambria"/>
          <w:sz w:val="20"/>
          <w:szCs w:val="20"/>
        </w:rPr>
        <w:t>.</w:t>
      </w:r>
    </w:p>
    <w:p w14:paraId="39A927AB" w14:textId="04DBA5FC" w:rsidR="00E86F4A" w:rsidRDefault="00885889" w:rsidP="007072F5">
      <w:pPr>
        <w:jc w:val="both"/>
        <w:rPr>
          <w:rFonts w:ascii="Cambria" w:hAnsi="Cambria"/>
          <w:sz w:val="20"/>
          <w:szCs w:val="20"/>
        </w:rPr>
      </w:pPr>
      <w:r w:rsidRPr="00885889">
        <w:rPr>
          <w:rFonts w:ascii="Cambria" w:hAnsi="Cambria"/>
          <w:sz w:val="20"/>
          <w:szCs w:val="20"/>
        </w:rPr>
        <w:t xml:space="preserve">However, despite these remarkable advances in scene description, domain fine-tuned captioning suffers from a severe interactive limitation. While generative fine-tuning successfully creates descriptive sentences, it remains a strictly one-way, static process. Existing deep learning applications in this paradigm lack the capability to provide context-specific and interactive feedback that is essential for workers to fully understand their surrounding environments </w:t>
      </w:r>
      <w:r w:rsidRPr="00885889">
        <w:rPr>
          <w:rFonts w:ascii="Cambria" w:hAnsi="Cambria"/>
          <w:b/>
          <w:bCs/>
          <w:sz w:val="20"/>
          <w:szCs w:val="20"/>
        </w:rPr>
        <w:t>(Chen et al., 2024)</w:t>
      </w:r>
      <w:r w:rsidRPr="00885889">
        <w:rPr>
          <w:rFonts w:ascii="Cambria" w:hAnsi="Cambria"/>
          <w:sz w:val="20"/>
          <w:szCs w:val="20"/>
        </w:rPr>
        <w:t xml:space="preserve">. Because a captioning model generates a fixed narrative and stops, site managers cannot ask it follow-up questions, query it about specific unmentioned hazards, or ask it to dynamically cross-reference its visual findings against complex, multi-step safety rulebooks. </w:t>
      </w:r>
      <w:r w:rsidR="00F54322" w:rsidRPr="00F54322">
        <w:rPr>
          <w:rFonts w:ascii="Cambria" w:hAnsi="Cambria"/>
          <w:sz w:val="20"/>
          <w:szCs w:val="20"/>
        </w:rPr>
        <w:t>To resolve these limitations in user interactivity and facilitate dynamic querying, recent methodologies have advanced beyond static captioning toward the deployment of agentic Large Multimodal Models (MLLMs)</w:t>
      </w:r>
      <w:r w:rsidRPr="00885889">
        <w:rPr>
          <w:rFonts w:ascii="Cambria" w:hAnsi="Cambria"/>
          <w:sz w:val="20"/>
          <w:szCs w:val="20"/>
        </w:rPr>
        <w:t>, marking the critical evolutionary shift to Paradigm C.</w:t>
      </w:r>
    </w:p>
    <w:p w14:paraId="6A8EC9F8" w14:textId="77777777" w:rsidR="00D51843" w:rsidRPr="00D51843" w:rsidRDefault="00D51843" w:rsidP="00D51843">
      <w:pPr>
        <w:jc w:val="both"/>
        <w:rPr>
          <w:rFonts w:ascii="Cambria" w:hAnsi="Cambria"/>
          <w:sz w:val="20"/>
          <w:szCs w:val="20"/>
        </w:rPr>
      </w:pPr>
      <w:r w:rsidRPr="00D51843">
        <w:rPr>
          <w:rFonts w:ascii="Cambria" w:hAnsi="Cambria"/>
          <w:b/>
          <w:bCs/>
          <w:sz w:val="20"/>
          <w:szCs w:val="20"/>
        </w:rPr>
        <w:t>4.4 Paradigm C: Hybrid Geometric-Semantic Systems (Agentic &amp; Hybrid Stacks)</w:t>
      </w:r>
    </w:p>
    <w:p w14:paraId="02E725A2" w14:textId="77777777" w:rsidR="00D51843" w:rsidRPr="00D51843" w:rsidRDefault="00D51843" w:rsidP="00D51843">
      <w:pPr>
        <w:jc w:val="both"/>
        <w:rPr>
          <w:rFonts w:ascii="Cambria" w:hAnsi="Cambria"/>
          <w:sz w:val="20"/>
          <w:szCs w:val="20"/>
        </w:rPr>
      </w:pPr>
      <w:r w:rsidRPr="00D51843">
        <w:rPr>
          <w:rFonts w:ascii="Cambria" w:hAnsi="Cambria"/>
          <w:sz w:val="20"/>
          <w:szCs w:val="20"/>
        </w:rPr>
        <w:t xml:space="preserve">To overcome the interactive bottleneck of static image captioning, the construction research community shifted toward agentic Large Multimodal Models (MLLMs). While previous paradigms successfully described scenes, they struggled to correlate visual observations directly with complex regulatory codes due to inherent limitations in geometric reasoning </w:t>
      </w:r>
      <w:r w:rsidRPr="00D51843">
        <w:rPr>
          <w:rFonts w:ascii="Cambria" w:hAnsi="Cambria"/>
          <w:b/>
          <w:bCs/>
          <w:sz w:val="20"/>
          <w:szCs w:val="20"/>
        </w:rPr>
        <w:t>(Hussain et al., 2026)</w:t>
      </w:r>
      <w:r w:rsidRPr="00D51843">
        <w:rPr>
          <w:rFonts w:ascii="Cambria" w:hAnsi="Cambria"/>
          <w:sz w:val="20"/>
          <w:szCs w:val="20"/>
        </w:rPr>
        <w:t xml:space="preserve">. To bridge this gap, Paradigm C introduces hybrid frameworks that combine precise geometric reasoning (such as bounding box coordinates or Building Information Modeling data) with LLM-powered interpretation to achieve true, regulation-aware scene understanding </w:t>
      </w:r>
      <w:r w:rsidRPr="00D51843">
        <w:rPr>
          <w:rFonts w:ascii="Cambria" w:hAnsi="Cambria"/>
          <w:b/>
          <w:bCs/>
          <w:sz w:val="20"/>
          <w:szCs w:val="20"/>
        </w:rPr>
        <w:t>(Hussain et al., 2026)</w:t>
      </w:r>
      <w:r w:rsidRPr="00D51843">
        <w:rPr>
          <w:rFonts w:ascii="Cambria" w:hAnsi="Cambria"/>
          <w:sz w:val="20"/>
          <w:szCs w:val="20"/>
        </w:rPr>
        <w:t>.</w:t>
      </w:r>
    </w:p>
    <w:p w14:paraId="789B78F6" w14:textId="77777777" w:rsidR="00D51843" w:rsidRPr="00D51843" w:rsidRDefault="00D51843" w:rsidP="00D51843">
      <w:pPr>
        <w:jc w:val="both"/>
        <w:rPr>
          <w:rFonts w:ascii="Cambria" w:hAnsi="Cambria"/>
          <w:sz w:val="20"/>
          <w:szCs w:val="20"/>
        </w:rPr>
      </w:pPr>
      <w:r w:rsidRPr="00D51843">
        <w:rPr>
          <w:rFonts w:ascii="Cambria" w:hAnsi="Cambria"/>
          <w:sz w:val="20"/>
          <w:szCs w:val="20"/>
        </w:rPr>
        <w:t xml:space="preserve">The operational mechanics of these hybrid systems rely on fusing object detection arrays with conversational AI and explicit domain ontologies. For instance, recent intelligent assistant systems utilize YOLO architectures to extract the precise geometric coordinates of workers and equipment, and then feed those detections directly into an MLLM as text prompts </w:t>
      </w:r>
      <w:r w:rsidRPr="00D51843">
        <w:rPr>
          <w:rFonts w:ascii="Cambria" w:hAnsi="Cambria"/>
          <w:b/>
          <w:bCs/>
          <w:sz w:val="20"/>
          <w:szCs w:val="20"/>
        </w:rPr>
        <w:t>(Hussain et al., 2026)</w:t>
      </w:r>
      <w:r w:rsidRPr="00D51843">
        <w:rPr>
          <w:rFonts w:ascii="Cambria" w:hAnsi="Cambria"/>
          <w:sz w:val="20"/>
          <w:szCs w:val="20"/>
        </w:rPr>
        <w:t xml:space="preserve">. This allows an interactive chatbot within the application to present the generated safety caption to the user while allowing for further discussion, questions, or additional information in a dynamic, two-way dialogue </w:t>
      </w:r>
      <w:r w:rsidRPr="00D51843">
        <w:rPr>
          <w:rFonts w:ascii="Cambria" w:hAnsi="Cambria"/>
          <w:b/>
          <w:bCs/>
          <w:sz w:val="20"/>
          <w:szCs w:val="20"/>
        </w:rPr>
        <w:t>(Hussain et al., 2026)</w:t>
      </w:r>
      <w:r w:rsidRPr="00D51843">
        <w:rPr>
          <w:rFonts w:ascii="Cambria" w:hAnsi="Cambria"/>
          <w:sz w:val="20"/>
          <w:szCs w:val="20"/>
        </w:rPr>
        <w:t xml:space="preserve">. To ensure these MLLMs do not hallucinate and strictly adhere to industry standards, researchers have developed hierarchical prompting frameworks driven by a construction safety ontology, which explicitly embeds construction-related knowledge into the model as part of the prompts </w:t>
      </w:r>
      <w:r w:rsidRPr="00D51843">
        <w:rPr>
          <w:rFonts w:ascii="Cambria" w:hAnsi="Cambria"/>
          <w:b/>
          <w:bCs/>
          <w:sz w:val="20"/>
          <w:szCs w:val="20"/>
        </w:rPr>
        <w:t>(Chan et al., 2025)</w:t>
      </w:r>
      <w:r w:rsidRPr="00D51843">
        <w:rPr>
          <w:rFonts w:ascii="Cambria" w:hAnsi="Cambria"/>
          <w:sz w:val="20"/>
          <w:szCs w:val="20"/>
        </w:rPr>
        <w:t xml:space="preserve">. By operating as a human-alike virtual assistant agent, these multi-modal models can perform complex visual question answering (VQA) to interactively check compliance, such as confirming if a worker is maintaining three-point contact or attached to a secure anchorage point </w:t>
      </w:r>
      <w:r w:rsidRPr="00D51843">
        <w:rPr>
          <w:rFonts w:ascii="Cambria" w:hAnsi="Cambria"/>
          <w:b/>
          <w:bCs/>
          <w:sz w:val="20"/>
          <w:szCs w:val="20"/>
        </w:rPr>
        <w:t>(Chan et al., 2025)</w:t>
      </w:r>
      <w:r w:rsidRPr="00D51843">
        <w:rPr>
          <w:rFonts w:ascii="Cambria" w:hAnsi="Cambria"/>
          <w:sz w:val="20"/>
          <w:szCs w:val="20"/>
        </w:rPr>
        <w:t>.</w:t>
      </w:r>
    </w:p>
    <w:p w14:paraId="7F7C6FA6" w14:textId="77777777" w:rsidR="00D51843" w:rsidRPr="00D51843" w:rsidRDefault="00D51843" w:rsidP="00D51843">
      <w:pPr>
        <w:jc w:val="both"/>
        <w:rPr>
          <w:rFonts w:ascii="Cambria" w:hAnsi="Cambria"/>
          <w:sz w:val="20"/>
          <w:szCs w:val="20"/>
        </w:rPr>
      </w:pPr>
      <w:r w:rsidRPr="00D51843">
        <w:rPr>
          <w:rFonts w:ascii="Cambria" w:hAnsi="Cambria"/>
          <w:sz w:val="20"/>
          <w:szCs w:val="20"/>
        </w:rPr>
        <w:t xml:space="preserve">This hybrid, agentic paradigm has rapidly expanded the boundaries of automated construction management across both time and physical space. In the temporal domain, MLLMs are now being deployed to process multiple consecutive video frames, enabling complex spatial inference, task inference, and temporal event </w:t>
      </w:r>
      <w:r w:rsidRPr="00D51843">
        <w:rPr>
          <w:rFonts w:ascii="Cambria" w:hAnsi="Cambria"/>
          <w:sz w:val="20"/>
          <w:szCs w:val="20"/>
        </w:rPr>
        <w:lastRenderedPageBreak/>
        <w:t xml:space="preserve">analysis to monitor the continuous operational tasks of heavy equipment over time </w:t>
      </w:r>
      <w:r w:rsidRPr="00D51843">
        <w:rPr>
          <w:rFonts w:ascii="Cambria" w:hAnsi="Cambria"/>
          <w:b/>
          <w:bCs/>
          <w:sz w:val="20"/>
          <w:szCs w:val="20"/>
        </w:rPr>
        <w:t>(Jeoung et al., 2025)</w:t>
      </w:r>
      <w:r w:rsidRPr="00D51843">
        <w:rPr>
          <w:rFonts w:ascii="Cambria" w:hAnsi="Cambria"/>
          <w:sz w:val="20"/>
          <w:szCs w:val="20"/>
        </w:rPr>
        <w:t xml:space="preserve">. In the spatial domain, these vision-language models have been integrated directly with quadruped robots and Building Information Modeling (BIM) </w:t>
      </w:r>
      <w:r w:rsidRPr="00D51843">
        <w:rPr>
          <w:rFonts w:ascii="Cambria" w:hAnsi="Cambria"/>
          <w:b/>
          <w:bCs/>
          <w:sz w:val="20"/>
          <w:szCs w:val="20"/>
        </w:rPr>
        <w:t>(Tuomisto et al., 2026)</w:t>
      </w:r>
      <w:r w:rsidRPr="00D51843">
        <w:rPr>
          <w:rFonts w:ascii="Cambria" w:hAnsi="Cambria"/>
          <w:sz w:val="20"/>
          <w:szCs w:val="20"/>
        </w:rPr>
        <w:t xml:space="preserve">. As the robot autonomously navigates a site, the VLM actively compares captured images against metadata extracted from the IFC (Industry Foundation Classes) model to deliver programmatic assessments on whether specific architectural elements are actually present and installed correctly </w:t>
      </w:r>
      <w:r w:rsidRPr="00D51843">
        <w:rPr>
          <w:rFonts w:ascii="Cambria" w:hAnsi="Cambria"/>
          <w:b/>
          <w:bCs/>
          <w:sz w:val="20"/>
          <w:szCs w:val="20"/>
        </w:rPr>
        <w:t>(Tuomisto et al., 2026)</w:t>
      </w:r>
      <w:r w:rsidRPr="00D51843">
        <w:rPr>
          <w:rFonts w:ascii="Cambria" w:hAnsi="Cambria"/>
          <w:sz w:val="20"/>
          <w:szCs w:val="20"/>
        </w:rPr>
        <w:t>.</w:t>
      </w:r>
    </w:p>
    <w:p w14:paraId="6B188A11" w14:textId="3754FFFA" w:rsidR="00EC3159" w:rsidRDefault="00D51843" w:rsidP="007072F5">
      <w:pPr>
        <w:jc w:val="both"/>
        <w:rPr>
          <w:rFonts w:ascii="Cambria" w:hAnsi="Cambria"/>
          <w:sz w:val="20"/>
          <w:szCs w:val="20"/>
        </w:rPr>
      </w:pPr>
      <w:r w:rsidRPr="00D51843">
        <w:rPr>
          <w:rFonts w:ascii="Cambria" w:hAnsi="Cambria"/>
          <w:sz w:val="20"/>
          <w:szCs w:val="20"/>
        </w:rPr>
        <w:t xml:space="preserve">However, while Paradigm C represents the absolute cutting edge of spatiotemporal construction scene understanding, it is not without critical vulnerabilities. The literature explicitly notes that despite significant progress in compliance checking, these advanced models are still challenged by dynamic scenarios and complex behavioral detection </w:t>
      </w:r>
      <w:r w:rsidRPr="00D51843">
        <w:rPr>
          <w:rFonts w:ascii="Cambria" w:hAnsi="Cambria"/>
          <w:b/>
          <w:bCs/>
          <w:sz w:val="20"/>
          <w:szCs w:val="20"/>
        </w:rPr>
        <w:t>(Hussain et al., 2026)</w:t>
      </w:r>
      <w:r w:rsidRPr="00D51843">
        <w:rPr>
          <w:rFonts w:ascii="Cambria" w:hAnsi="Cambria"/>
          <w:sz w:val="20"/>
          <w:szCs w:val="20"/>
        </w:rPr>
        <w:t>. Furthermore, their reliance on complex prompt engineering and their sensitivity to environmental noise introduces new risks of latency and unreliability in safety-critical settings.</w:t>
      </w:r>
    </w:p>
    <w:p w14:paraId="62397F81" w14:textId="77777777" w:rsidR="00E5473F" w:rsidRPr="00A1333B" w:rsidRDefault="00E5473F" w:rsidP="00A81E7F">
      <w:pPr>
        <w:pStyle w:val="Bibliography"/>
        <w:rPr>
          <w:rFonts w:ascii="Cambria" w:hAnsi="Cambria"/>
          <w:b/>
          <w:bCs/>
          <w:sz w:val="20"/>
          <w:szCs w:val="20"/>
        </w:rPr>
      </w:pPr>
    </w:p>
    <w:p w14:paraId="0F403953" w14:textId="77777777" w:rsidR="00FB0DAE" w:rsidRPr="00A1333B" w:rsidRDefault="00FB0DAE" w:rsidP="00433313">
      <w:pPr>
        <w:jc w:val="both"/>
        <w:rPr>
          <w:rFonts w:ascii="Cambria" w:hAnsi="Cambria"/>
          <w:sz w:val="20"/>
          <w:szCs w:val="20"/>
        </w:rPr>
      </w:pPr>
      <w:r w:rsidRPr="00A1333B">
        <w:rPr>
          <w:rFonts w:ascii="Cambria" w:hAnsi="Cambria"/>
          <w:b/>
          <w:bCs/>
          <w:sz w:val="20"/>
          <w:szCs w:val="20"/>
        </w:rPr>
        <w:t>Chapter 5: Thematic Analysis – Construction Management Applications</w:t>
      </w:r>
      <w:r w:rsidRPr="00A1333B">
        <w:rPr>
          <w:rFonts w:ascii="Cambria" w:hAnsi="Cambria"/>
          <w:sz w:val="20"/>
          <w:szCs w:val="20"/>
        </w:rPr>
        <w:t xml:space="preserve"> </w:t>
      </w:r>
    </w:p>
    <w:p w14:paraId="0EE7A8E2" w14:textId="12E3F7F7" w:rsidR="00FB0DAE" w:rsidRPr="00A1333B" w:rsidRDefault="004251F2" w:rsidP="00433313">
      <w:pPr>
        <w:jc w:val="both"/>
        <w:rPr>
          <w:rFonts w:ascii="Cambria" w:hAnsi="Cambria"/>
          <w:sz w:val="20"/>
          <w:szCs w:val="20"/>
        </w:rPr>
      </w:pPr>
      <w:r w:rsidRPr="004251F2">
        <w:rPr>
          <w:rFonts w:ascii="Cambria" w:hAnsi="Cambria"/>
          <w:sz w:val="20"/>
          <w:szCs w:val="20"/>
        </w:rPr>
        <w:t>This chapter investigates how the cognitive processes of Vision-Language Models (VLMs) are translated into actionable construction management deliverables. Within the built environment, the high-level semantic outputs generated by these models—such as captions, Visual Question Answering (VQA) responses, and compliance reports—are predominantly deployed across two critical operational domains. Section 5.1 explores the application of these models in Safety and Risk Management, tracing the progression from basic compliance checks to interactive hazard querying. Subsequently, Section 5.2 examines Progress Tracking and Automated Reporting, detailing how multimodal AI automates site logging and complex equipment tracking workflows.</w:t>
      </w:r>
    </w:p>
    <w:p w14:paraId="50699A75" w14:textId="77777777" w:rsidR="00B23ACE" w:rsidRPr="00B23ACE" w:rsidRDefault="00B23ACE" w:rsidP="00433313">
      <w:pPr>
        <w:jc w:val="both"/>
        <w:rPr>
          <w:rFonts w:ascii="Cambria" w:hAnsi="Cambria"/>
          <w:sz w:val="20"/>
          <w:szCs w:val="20"/>
        </w:rPr>
      </w:pPr>
      <w:r w:rsidRPr="00B23ACE">
        <w:rPr>
          <w:rFonts w:ascii="Cambria" w:hAnsi="Cambria"/>
          <w:b/>
          <w:bCs/>
          <w:sz w:val="20"/>
          <w:szCs w:val="20"/>
        </w:rPr>
        <w:t>5.1 Domain A: Construction Safety and Risk Management</w:t>
      </w:r>
    </w:p>
    <w:p w14:paraId="7E576E0A" w14:textId="705EA8E0" w:rsidR="00B23ACE" w:rsidRPr="00B23ACE" w:rsidRDefault="00B23ACE" w:rsidP="00433313">
      <w:pPr>
        <w:jc w:val="both"/>
        <w:rPr>
          <w:rFonts w:ascii="Cambria" w:hAnsi="Cambria"/>
          <w:sz w:val="20"/>
          <w:szCs w:val="20"/>
        </w:rPr>
      </w:pPr>
      <w:r w:rsidRPr="00B23ACE">
        <w:rPr>
          <w:rFonts w:ascii="Cambria" w:hAnsi="Cambria"/>
          <w:sz w:val="20"/>
          <w:szCs w:val="20"/>
        </w:rPr>
        <w:t xml:space="preserve">Historically, the integration of computer vision into safety management began by targeting the most visible and easily preventable hazards, specifically the absence of Personal Protective Equipment (PPE). Utilizing Paradigm A zero-shot retrieval architectures, early automated frameworks verified PPE compliance without requiring task-specific training. By extracting human skeletal key points, these systems cropped individual body-part images and compared generated image captions against natural language prompts describing OSHA safety regulations, determining PPE compliance through cosine similarity </w:t>
      </w:r>
      <w:r w:rsidRPr="00B23ACE">
        <w:rPr>
          <w:rFonts w:ascii="Cambria" w:hAnsi="Cambria"/>
          <w:b/>
          <w:bCs/>
          <w:sz w:val="20"/>
          <w:szCs w:val="20"/>
        </w:rPr>
        <w:t>(Gil &amp; Lee, 2024)</w:t>
      </w:r>
      <w:r w:rsidRPr="00B23ACE">
        <w:rPr>
          <w:rFonts w:ascii="Cambria" w:hAnsi="Cambria"/>
          <w:sz w:val="20"/>
          <w:szCs w:val="20"/>
        </w:rPr>
        <w:t xml:space="preserve">. However, while identifying whether a worker is wearing a hardhat is a critical first step, safety incidents often arise from complex spatiotemporal interactions rather than mere equipment absence. </w:t>
      </w:r>
      <w:r w:rsidR="00547779" w:rsidRPr="00547779">
        <w:rPr>
          <w:rFonts w:ascii="Cambria" w:hAnsi="Cambria"/>
          <w:sz w:val="20"/>
          <w:szCs w:val="20"/>
        </w:rPr>
        <w:t>While identifying the presence of PPE is a foundational requirement, comprehensive risk management must also evaluate complex spatiotemporal interactions, as workers may be fully equipped yet still engage in high-risk operational behaviors.</w:t>
      </w:r>
    </w:p>
    <w:p w14:paraId="7B257947" w14:textId="5F5E63B5" w:rsidR="00B23ACE" w:rsidRPr="00B23ACE" w:rsidRDefault="00B23ACE" w:rsidP="00433313">
      <w:pPr>
        <w:jc w:val="both"/>
        <w:rPr>
          <w:rFonts w:ascii="Cambria" w:hAnsi="Cambria"/>
          <w:sz w:val="20"/>
          <w:szCs w:val="20"/>
        </w:rPr>
      </w:pPr>
      <w:r w:rsidRPr="00B23ACE">
        <w:rPr>
          <w:rFonts w:ascii="Cambria" w:hAnsi="Cambria"/>
          <w:sz w:val="20"/>
          <w:szCs w:val="20"/>
        </w:rPr>
        <w:t xml:space="preserve">To comprehensively capture these risky interactions, the industry shifted toward Paradigm B, utilizing domain fine-tuned generative models to analyze unsafe behaviors. By integrating deep learning object detection with image captioning, safety systems gained the capability to extract semantic information and generate rich textual descriptions of active scenes, enabling the proactive identification of hazards by matching these visual descriptions against text-based safety rules </w:t>
      </w:r>
      <w:r w:rsidRPr="00B23ACE">
        <w:rPr>
          <w:rFonts w:ascii="Cambria" w:hAnsi="Cambria"/>
          <w:b/>
          <w:bCs/>
          <w:sz w:val="20"/>
          <w:szCs w:val="20"/>
        </w:rPr>
        <w:t>(Wang et al., 2024)</w:t>
      </w:r>
      <w:r w:rsidRPr="00B23ACE">
        <w:rPr>
          <w:rFonts w:ascii="Cambria" w:hAnsi="Cambria"/>
          <w:sz w:val="20"/>
          <w:szCs w:val="20"/>
        </w:rPr>
        <w:t xml:space="preserve">. Yet, despite successfully generating descriptive safety narratives, these systems remained static and lacked </w:t>
      </w:r>
      <w:r w:rsidR="004632A8" w:rsidRPr="00B23ACE">
        <w:rPr>
          <w:rFonts w:ascii="Cambria" w:hAnsi="Cambria"/>
          <w:sz w:val="20"/>
          <w:szCs w:val="20"/>
        </w:rPr>
        <w:t>context</w:t>
      </w:r>
      <w:r w:rsidRPr="00B23ACE">
        <w:rPr>
          <w:rFonts w:ascii="Cambria" w:hAnsi="Cambria"/>
          <w:sz w:val="20"/>
          <w:szCs w:val="20"/>
        </w:rPr>
        <w:t xml:space="preserve">-specific, interactive feedback essential for workers to fully comprehend their surrounding environments </w:t>
      </w:r>
      <w:r w:rsidRPr="00B23ACE">
        <w:rPr>
          <w:rFonts w:ascii="Cambria" w:hAnsi="Cambria"/>
          <w:b/>
          <w:bCs/>
          <w:sz w:val="20"/>
          <w:szCs w:val="20"/>
        </w:rPr>
        <w:t>(Chen et al., 2024)</w:t>
      </w:r>
      <w:r w:rsidRPr="00B23ACE">
        <w:rPr>
          <w:rFonts w:ascii="Cambria" w:hAnsi="Cambria"/>
          <w:sz w:val="20"/>
          <w:szCs w:val="20"/>
        </w:rPr>
        <w:t>.</w:t>
      </w:r>
    </w:p>
    <w:p w14:paraId="67AA9E8A" w14:textId="77777777" w:rsidR="00B23ACE" w:rsidRPr="00B23ACE" w:rsidRDefault="00B23ACE" w:rsidP="00433313">
      <w:pPr>
        <w:jc w:val="both"/>
        <w:rPr>
          <w:rFonts w:ascii="Cambria" w:hAnsi="Cambria"/>
          <w:sz w:val="20"/>
          <w:szCs w:val="20"/>
        </w:rPr>
      </w:pPr>
      <w:r w:rsidRPr="00B23ACE">
        <w:rPr>
          <w:rFonts w:ascii="Cambria" w:hAnsi="Cambria"/>
          <w:sz w:val="20"/>
          <w:szCs w:val="20"/>
        </w:rPr>
        <w:t xml:space="preserve">To break through this interactive bottleneck, safety monitoring evolved into Paradigm C, deploying hybrid agentic Large Multimodal Models (MLLMs) capable of complex reasoning and dialogue. For instance, the Visual </w:t>
      </w:r>
      <w:r w:rsidRPr="00B23ACE">
        <w:rPr>
          <w:rFonts w:ascii="Cambria" w:hAnsi="Cambria"/>
          <w:sz w:val="20"/>
          <w:szCs w:val="20"/>
        </w:rPr>
        <w:lastRenderedPageBreak/>
        <w:t xml:space="preserve">Construction Safety Query (VCSQ) system integrates real-time image captioning and safety-centric VQA with head-mounted Augmented Reality (AR) devices, allowing workers to actively query the system about surrounding hazards on-demand </w:t>
      </w:r>
      <w:r w:rsidRPr="00B23ACE">
        <w:rPr>
          <w:rFonts w:ascii="Cambria" w:hAnsi="Cambria"/>
          <w:b/>
          <w:bCs/>
          <w:sz w:val="20"/>
          <w:szCs w:val="20"/>
        </w:rPr>
        <w:t>(Chen et al., 2024)</w:t>
      </w:r>
      <w:r w:rsidRPr="00B23ACE">
        <w:rPr>
          <w:rFonts w:ascii="Cambria" w:hAnsi="Cambria"/>
          <w:sz w:val="20"/>
          <w:szCs w:val="20"/>
        </w:rPr>
        <w:t xml:space="preserve">. Furthermore, to ensure these agentic models do not hallucinate and strictly adhere to regulatory codes, researchers have developed human-alike virtual assistants driven by explicit construction safety ontologies. By injecting specific domain knowledge into the model's prompting framework, these systems can perform complex VQA to check multi-step compliance, such as verifying work-at-height regulations </w:t>
      </w:r>
      <w:r w:rsidRPr="00B23ACE">
        <w:rPr>
          <w:rFonts w:ascii="Cambria" w:hAnsi="Cambria"/>
          <w:b/>
          <w:bCs/>
          <w:sz w:val="20"/>
          <w:szCs w:val="20"/>
        </w:rPr>
        <w:t>(Chan et al., 2025)</w:t>
      </w:r>
      <w:r w:rsidRPr="00B23ACE">
        <w:rPr>
          <w:rFonts w:ascii="Cambria" w:hAnsi="Cambria"/>
          <w:sz w:val="20"/>
          <w:szCs w:val="20"/>
        </w:rPr>
        <w:t xml:space="preserve">. Similarly, mobile-based intelligent assistants now combine precise geometric reasoning from object detectors with LLM-powered interpretation to generate comprehensive hazard captions and facilitate interactive safety discussions with site inspectors </w:t>
      </w:r>
      <w:r w:rsidRPr="00B23ACE">
        <w:rPr>
          <w:rFonts w:ascii="Cambria" w:hAnsi="Cambria"/>
          <w:b/>
          <w:bCs/>
          <w:sz w:val="20"/>
          <w:szCs w:val="20"/>
        </w:rPr>
        <w:t>(Hussain et al., 2026)</w:t>
      </w:r>
      <w:r w:rsidRPr="00B23ACE">
        <w:rPr>
          <w:rFonts w:ascii="Cambria" w:hAnsi="Cambria"/>
          <w:sz w:val="20"/>
          <w:szCs w:val="20"/>
        </w:rPr>
        <w:t>.</w:t>
      </w:r>
    </w:p>
    <w:p w14:paraId="1790F6D1" w14:textId="77777777" w:rsidR="00B23ACE" w:rsidRPr="00B23ACE" w:rsidRDefault="00B23ACE" w:rsidP="00433313">
      <w:pPr>
        <w:jc w:val="both"/>
        <w:rPr>
          <w:rFonts w:ascii="Cambria" w:hAnsi="Cambria"/>
          <w:sz w:val="20"/>
          <w:szCs w:val="20"/>
        </w:rPr>
      </w:pPr>
      <w:r w:rsidRPr="00B23ACE">
        <w:rPr>
          <w:rFonts w:ascii="Cambria" w:hAnsi="Cambria"/>
          <w:sz w:val="20"/>
          <w:szCs w:val="20"/>
        </w:rPr>
        <w:t xml:space="preserve">However, despite these profound advancements in identifying physical hazards and compliance violations, current general-purpose VLMs still struggle to interpret deeply nuanced visual cues, such as distinguishing whether a crew is effectively collaborating or simply communicating </w:t>
      </w:r>
      <w:r w:rsidRPr="00B23ACE">
        <w:rPr>
          <w:rFonts w:ascii="Cambria" w:hAnsi="Cambria"/>
          <w:b/>
          <w:bCs/>
          <w:sz w:val="20"/>
          <w:szCs w:val="20"/>
        </w:rPr>
        <w:t>(Bui et al., 2026)</w:t>
      </w:r>
      <w:r w:rsidRPr="00B23ACE">
        <w:rPr>
          <w:rFonts w:ascii="Cambria" w:hAnsi="Cambria"/>
          <w:sz w:val="20"/>
          <w:szCs w:val="20"/>
        </w:rPr>
        <w:t>. Furthermore, mitigating safety risks represents only one half of the site management equation. The exact same spatiotemporal engines that evaluate hazards are simultaneously required to monitor site productivity, effectively forcing the industry to adapt these multimodal systems for progress tracking.</w:t>
      </w:r>
    </w:p>
    <w:p w14:paraId="64E59115" w14:textId="77777777" w:rsidR="00FB0DAE" w:rsidRPr="00A1333B" w:rsidRDefault="00FB0DAE" w:rsidP="00FB0DAE">
      <w:pPr>
        <w:rPr>
          <w:rFonts w:ascii="Cambria" w:hAnsi="Cambria"/>
          <w:sz w:val="20"/>
          <w:szCs w:val="20"/>
        </w:rPr>
      </w:pPr>
    </w:p>
    <w:p w14:paraId="45520466" w14:textId="77777777" w:rsidR="00D2182E" w:rsidRPr="00D2182E" w:rsidRDefault="00D2182E" w:rsidP="00D2182E">
      <w:pPr>
        <w:rPr>
          <w:rFonts w:ascii="Cambria" w:hAnsi="Cambria"/>
          <w:sz w:val="20"/>
          <w:szCs w:val="20"/>
        </w:rPr>
      </w:pPr>
      <w:r w:rsidRPr="00D2182E">
        <w:rPr>
          <w:rFonts w:ascii="Cambria" w:hAnsi="Cambria"/>
          <w:b/>
          <w:bCs/>
          <w:sz w:val="20"/>
          <w:szCs w:val="20"/>
        </w:rPr>
        <w:t>5.2 Domain B: Progress Tracking and Automated Reporting</w:t>
      </w:r>
    </w:p>
    <w:p w14:paraId="767F95B1" w14:textId="77777777" w:rsidR="00D2182E" w:rsidRPr="00D2182E" w:rsidRDefault="00D2182E" w:rsidP="00D2182E">
      <w:pPr>
        <w:rPr>
          <w:rFonts w:ascii="Cambria" w:hAnsi="Cambria"/>
          <w:sz w:val="20"/>
          <w:szCs w:val="20"/>
        </w:rPr>
      </w:pPr>
      <w:r w:rsidRPr="00D2182E">
        <w:rPr>
          <w:rFonts w:ascii="Cambria" w:hAnsi="Cambria"/>
          <w:sz w:val="20"/>
          <w:szCs w:val="20"/>
        </w:rPr>
        <w:t xml:space="preserve">While ensuring worker safety remains the paramount priority of site management, mitigating risks represents only half of the operational equation. The exact same spatiotemporal engines deployed to identify hazards are simultaneously utilized to monitor site productivity and automate administrative documentation. The foundation of automated progress tracking requires a fundamental understanding of where site resources are located. Historically, locating these assets required massive annotation efforts, but researchers have successfully adapted training-free, zero-shot architectures to circumvent this bottleneck. By leveraging an ImageNet-based similarity cache alongside contrastive language-image pre-training, algorithms can accurately recognize temporary on-site objects by comparing their visual features against open-source text labels without task-specific retraining </w:t>
      </w:r>
      <w:r w:rsidRPr="00D2182E">
        <w:rPr>
          <w:rFonts w:ascii="Cambria" w:hAnsi="Cambria"/>
          <w:b/>
          <w:bCs/>
          <w:sz w:val="20"/>
          <w:szCs w:val="20"/>
        </w:rPr>
        <w:t>(Liang et al., 2024)</w:t>
      </w:r>
      <w:r w:rsidRPr="00D2182E">
        <w:rPr>
          <w:rFonts w:ascii="Cambria" w:hAnsi="Cambria"/>
          <w:sz w:val="20"/>
          <w:szCs w:val="20"/>
        </w:rPr>
        <w:t xml:space="preserve">. Similarly, training-free multimodal frameworks now fuse object detectors with foundational models to extract localized bounding boxes for specific construction tools and materials </w:t>
      </w:r>
      <w:r w:rsidRPr="00D2182E">
        <w:rPr>
          <w:rFonts w:ascii="Cambria" w:hAnsi="Cambria"/>
          <w:b/>
          <w:bCs/>
          <w:sz w:val="20"/>
          <w:szCs w:val="20"/>
        </w:rPr>
        <w:t>(Zhang et al., 2025)</w:t>
      </w:r>
      <w:r w:rsidRPr="00D2182E">
        <w:rPr>
          <w:rFonts w:ascii="Cambria" w:hAnsi="Cambria"/>
          <w:sz w:val="20"/>
          <w:szCs w:val="20"/>
        </w:rPr>
        <w:t>.</w:t>
      </w:r>
    </w:p>
    <w:p w14:paraId="179EA2EF" w14:textId="77777777" w:rsidR="00D2182E" w:rsidRPr="00D2182E" w:rsidRDefault="00D2182E" w:rsidP="00D2182E">
      <w:pPr>
        <w:rPr>
          <w:rFonts w:ascii="Cambria" w:hAnsi="Cambria"/>
          <w:sz w:val="20"/>
          <w:szCs w:val="20"/>
        </w:rPr>
      </w:pPr>
      <w:r w:rsidRPr="00D2182E">
        <w:rPr>
          <w:rFonts w:ascii="Cambria" w:hAnsi="Cambria"/>
          <w:sz w:val="20"/>
          <w:szCs w:val="20"/>
        </w:rPr>
        <w:t xml:space="preserve">However, simply locating a tool or a pile of materials does not explain the broader context of the work being performed. To automate the tedious administrative burden of daily site logging, the industry shifted toward generative adaptation. Moving beyond isolated bounding boxes, generative models translate visual workflows into comprehensive text. For instance, architectures such as </w:t>
      </w:r>
      <w:r w:rsidRPr="00D2182E">
        <w:rPr>
          <w:rFonts w:ascii="Cambria" w:hAnsi="Cambria"/>
          <w:i/>
          <w:iCs/>
          <w:sz w:val="20"/>
          <w:szCs w:val="20"/>
        </w:rPr>
        <w:t>VisualSiteDiary</w:t>
      </w:r>
      <w:r w:rsidRPr="00D2182E">
        <w:rPr>
          <w:rFonts w:ascii="Cambria" w:hAnsi="Cambria"/>
          <w:sz w:val="20"/>
          <w:szCs w:val="20"/>
        </w:rPr>
        <w:t xml:space="preserve"> utilize detector-free Vision-Language Transformers to automatically caption site photologs </w:t>
      </w:r>
      <w:r w:rsidRPr="00D2182E">
        <w:rPr>
          <w:rFonts w:ascii="Cambria" w:hAnsi="Cambria"/>
          <w:b/>
          <w:bCs/>
          <w:sz w:val="20"/>
          <w:szCs w:val="20"/>
        </w:rPr>
        <w:t>(Jung et al., 2024)</w:t>
      </w:r>
      <w:r w:rsidRPr="00D2182E">
        <w:rPr>
          <w:rFonts w:ascii="Cambria" w:hAnsi="Cambria"/>
          <w:sz w:val="20"/>
          <w:szCs w:val="20"/>
        </w:rPr>
        <w:t xml:space="preserve">. By fine-tuning the model on diverse site images, the system successfully extracts actionable insights regarding the "where," "how," and "what" of the work that occurred on-site on a specific calendar date to support the generation of Daily Construction Reports (DCRs) </w:t>
      </w:r>
      <w:r w:rsidRPr="00D2182E">
        <w:rPr>
          <w:rFonts w:ascii="Cambria" w:hAnsi="Cambria"/>
          <w:b/>
          <w:bCs/>
          <w:sz w:val="20"/>
          <w:szCs w:val="20"/>
        </w:rPr>
        <w:t>(Jung et al., 2024)</w:t>
      </w:r>
      <w:r w:rsidRPr="00D2182E">
        <w:rPr>
          <w:rFonts w:ascii="Cambria" w:hAnsi="Cambria"/>
          <w:sz w:val="20"/>
          <w:szCs w:val="20"/>
        </w:rPr>
        <w:t>.</w:t>
      </w:r>
    </w:p>
    <w:p w14:paraId="3BDD7993" w14:textId="77777777" w:rsidR="00D2182E" w:rsidRPr="00D2182E" w:rsidRDefault="00D2182E" w:rsidP="00D2182E">
      <w:pPr>
        <w:rPr>
          <w:rFonts w:ascii="Cambria" w:hAnsi="Cambria"/>
          <w:sz w:val="20"/>
          <w:szCs w:val="20"/>
        </w:rPr>
      </w:pPr>
      <w:r w:rsidRPr="00D2182E">
        <w:rPr>
          <w:rFonts w:ascii="Cambria" w:hAnsi="Cambria"/>
          <w:sz w:val="20"/>
          <w:szCs w:val="20"/>
        </w:rPr>
        <w:t xml:space="preserve">Yet, construction progress is inherently a continuous, dynamic process rather than a static daily snapshot. To truly understand the ongoing operational state of heavy machinery, the field evolved into Paradigm C, deploying agentic Large Multimodal Models (MLLMs) to process sequential video frames over time. These advanced zero-shot frameworks can evaluate complex multiple-choice questions regarding spatial inference, task inference, and temporal events to determine exactly what actions an excavator is performing, or exactly which frames show a dump truck sitting idle </w:t>
      </w:r>
      <w:r w:rsidRPr="00D2182E">
        <w:rPr>
          <w:rFonts w:ascii="Cambria" w:hAnsi="Cambria"/>
          <w:b/>
          <w:bCs/>
          <w:sz w:val="20"/>
          <w:szCs w:val="20"/>
        </w:rPr>
        <w:t>(Jeoung et al., 2025)</w:t>
      </w:r>
      <w:r w:rsidRPr="00D2182E">
        <w:rPr>
          <w:rFonts w:ascii="Cambria" w:hAnsi="Cambria"/>
          <w:sz w:val="20"/>
          <w:szCs w:val="20"/>
        </w:rPr>
        <w:t>.</w:t>
      </w:r>
    </w:p>
    <w:p w14:paraId="3A8DD292" w14:textId="0D556DA9" w:rsidR="00D2182E" w:rsidRPr="00D2182E" w:rsidRDefault="00BB6FA3" w:rsidP="00D2182E">
      <w:pPr>
        <w:rPr>
          <w:rFonts w:ascii="Cambria" w:hAnsi="Cambria"/>
          <w:sz w:val="20"/>
          <w:szCs w:val="20"/>
        </w:rPr>
      </w:pPr>
      <w:r w:rsidRPr="00BB6FA3">
        <w:rPr>
          <w:rFonts w:ascii="Cambria" w:hAnsi="Cambria"/>
          <w:sz w:val="20"/>
          <w:szCs w:val="20"/>
        </w:rPr>
        <w:lastRenderedPageBreak/>
        <w:t>A prominent advancement in automated progress tracking involves the integration of conversational MLLMs directly with physical robotics and Building Information Modeling (BIM) data</w:t>
      </w:r>
      <w:r w:rsidR="00D2182E" w:rsidRPr="00D2182E">
        <w:rPr>
          <w:rFonts w:ascii="Cambria" w:hAnsi="Cambria"/>
          <w:sz w:val="20"/>
          <w:szCs w:val="20"/>
        </w:rPr>
        <w:t xml:space="preserve">. In cutting-edge automated inspection frameworks, quadruped robots autonomously navigate partially built environments </w:t>
      </w:r>
      <w:r w:rsidR="00D2182E" w:rsidRPr="00D2182E">
        <w:rPr>
          <w:rFonts w:ascii="Cambria" w:hAnsi="Cambria"/>
          <w:b/>
          <w:bCs/>
          <w:sz w:val="20"/>
          <w:szCs w:val="20"/>
        </w:rPr>
        <w:t>(Tuomisto et al., 2026)</w:t>
      </w:r>
      <w:r w:rsidR="00D2182E" w:rsidRPr="00D2182E">
        <w:rPr>
          <w:rFonts w:ascii="Cambria" w:hAnsi="Cambria"/>
          <w:sz w:val="20"/>
          <w:szCs w:val="20"/>
        </w:rPr>
        <w:t xml:space="preserve">. As the robot captures images, an integrated foundational vision-language model acts as a virtual inspector, analyzing the visual data against metadata extracted directly from the Industry Foundation Classes (IFC) model. This hybrid geometric-semantic system allows the VLM to deliver programmatic, binary assessments on whether specific architectural elements are physically present and installed correctly, fundamentally bridging the gap between the digital twin and physical reality </w:t>
      </w:r>
      <w:r w:rsidR="00D2182E" w:rsidRPr="00D2182E">
        <w:rPr>
          <w:rFonts w:ascii="Cambria" w:hAnsi="Cambria"/>
          <w:b/>
          <w:bCs/>
          <w:sz w:val="20"/>
          <w:szCs w:val="20"/>
        </w:rPr>
        <w:t>(Tuomisto et al., 2026)</w:t>
      </w:r>
      <w:r w:rsidR="00D2182E" w:rsidRPr="00D2182E">
        <w:rPr>
          <w:rFonts w:ascii="Cambria" w:hAnsi="Cambria"/>
          <w:sz w:val="20"/>
          <w:szCs w:val="20"/>
        </w:rPr>
        <w:t>.</w:t>
      </w:r>
    </w:p>
    <w:p w14:paraId="6319CC99" w14:textId="77777777" w:rsidR="00AA412F" w:rsidRDefault="00AA412F" w:rsidP="00FB0DAE">
      <w:pPr>
        <w:rPr>
          <w:rFonts w:ascii="Cambria" w:hAnsi="Cambria"/>
          <w:sz w:val="20"/>
          <w:szCs w:val="20"/>
        </w:rPr>
      </w:pPr>
    </w:p>
    <w:p w14:paraId="5ABEFBA4" w14:textId="77777777" w:rsidR="008A0DC1" w:rsidRDefault="008A0DC1" w:rsidP="00FB0DAE">
      <w:pPr>
        <w:rPr>
          <w:rFonts w:ascii="Cambria" w:hAnsi="Cambria"/>
          <w:sz w:val="20"/>
          <w:szCs w:val="20"/>
        </w:rPr>
      </w:pPr>
    </w:p>
    <w:p w14:paraId="0BB3C1BA" w14:textId="77777777" w:rsidR="008A0DC1" w:rsidRPr="008A0DC1" w:rsidRDefault="008A0DC1" w:rsidP="008A0DC1">
      <w:pPr>
        <w:rPr>
          <w:rFonts w:ascii="Cambria" w:hAnsi="Cambria"/>
          <w:sz w:val="20"/>
          <w:szCs w:val="20"/>
        </w:rPr>
      </w:pPr>
      <w:r w:rsidRPr="008A0DC1">
        <w:rPr>
          <w:rFonts w:ascii="Cambria" w:hAnsi="Cambria"/>
          <w:b/>
          <w:bCs/>
          <w:sz w:val="20"/>
          <w:szCs w:val="20"/>
        </w:rPr>
        <w:t>Table X. Master Data Charting and Technical Synthesis of Core VLM Applications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50"/>
        <w:gridCol w:w="728"/>
        <w:gridCol w:w="727"/>
        <w:gridCol w:w="720"/>
        <w:gridCol w:w="630"/>
        <w:gridCol w:w="900"/>
        <w:gridCol w:w="450"/>
        <w:gridCol w:w="810"/>
        <w:gridCol w:w="630"/>
        <w:gridCol w:w="720"/>
        <w:gridCol w:w="720"/>
        <w:gridCol w:w="2065"/>
      </w:tblGrid>
      <w:tr w:rsidR="004A173A" w:rsidRPr="008A0DC1" w14:paraId="1E791FE9" w14:textId="77777777" w:rsidTr="00F731AB">
        <w:tc>
          <w:tcPr>
            <w:tcW w:w="250" w:type="dxa"/>
            <w:hideMark/>
          </w:tcPr>
          <w:p w14:paraId="0A1BACAE" w14:textId="77777777" w:rsidR="008A0DC1" w:rsidRPr="008A0DC1" w:rsidRDefault="008A0DC1" w:rsidP="008A0DC1">
            <w:pPr>
              <w:rPr>
                <w:rFonts w:ascii="Cambria" w:hAnsi="Cambria"/>
                <w:b/>
                <w:bCs/>
                <w:sz w:val="18"/>
                <w:szCs w:val="18"/>
              </w:rPr>
            </w:pPr>
            <w:r w:rsidRPr="008A0DC1">
              <w:rPr>
                <w:rFonts w:ascii="Cambria" w:hAnsi="Cambria"/>
                <w:b/>
                <w:bCs/>
                <w:sz w:val="18"/>
                <w:szCs w:val="18"/>
              </w:rPr>
              <w:t>Ref</w:t>
            </w:r>
          </w:p>
        </w:tc>
        <w:tc>
          <w:tcPr>
            <w:tcW w:w="728" w:type="dxa"/>
            <w:hideMark/>
          </w:tcPr>
          <w:p w14:paraId="62BC33D9" w14:textId="77777777" w:rsidR="008A0DC1" w:rsidRPr="008A0DC1" w:rsidRDefault="008A0DC1" w:rsidP="008A0DC1">
            <w:pPr>
              <w:rPr>
                <w:rFonts w:ascii="Cambria" w:hAnsi="Cambria"/>
                <w:b/>
                <w:bCs/>
                <w:sz w:val="18"/>
                <w:szCs w:val="18"/>
              </w:rPr>
            </w:pPr>
            <w:r w:rsidRPr="008A0DC1">
              <w:rPr>
                <w:rFonts w:ascii="Cambria" w:hAnsi="Cambria"/>
                <w:b/>
                <w:bCs/>
                <w:sz w:val="18"/>
                <w:szCs w:val="18"/>
              </w:rPr>
              <w:t>Authors (Year)</w:t>
            </w:r>
          </w:p>
        </w:tc>
        <w:tc>
          <w:tcPr>
            <w:tcW w:w="727" w:type="dxa"/>
            <w:hideMark/>
          </w:tcPr>
          <w:p w14:paraId="691E0537" w14:textId="77777777" w:rsidR="008A0DC1" w:rsidRPr="008A0DC1" w:rsidRDefault="008A0DC1" w:rsidP="008A0DC1">
            <w:pPr>
              <w:rPr>
                <w:rFonts w:ascii="Cambria" w:hAnsi="Cambria"/>
                <w:b/>
                <w:bCs/>
                <w:sz w:val="18"/>
                <w:szCs w:val="18"/>
              </w:rPr>
            </w:pPr>
            <w:r w:rsidRPr="008A0DC1">
              <w:rPr>
                <w:rFonts w:ascii="Cambria" w:hAnsi="Cambria"/>
                <w:b/>
                <w:bCs/>
                <w:sz w:val="18"/>
                <w:szCs w:val="18"/>
              </w:rPr>
              <w:t>Application Domain</w:t>
            </w:r>
          </w:p>
        </w:tc>
        <w:tc>
          <w:tcPr>
            <w:tcW w:w="720" w:type="dxa"/>
            <w:hideMark/>
          </w:tcPr>
          <w:p w14:paraId="3FBAF2B6" w14:textId="77777777" w:rsidR="008A0DC1" w:rsidRPr="008A0DC1" w:rsidRDefault="008A0DC1" w:rsidP="008A0DC1">
            <w:pPr>
              <w:rPr>
                <w:rFonts w:ascii="Cambria" w:hAnsi="Cambria"/>
                <w:b/>
                <w:bCs/>
                <w:sz w:val="18"/>
                <w:szCs w:val="18"/>
              </w:rPr>
            </w:pPr>
            <w:r w:rsidRPr="008A0DC1">
              <w:rPr>
                <w:rFonts w:ascii="Cambria" w:hAnsi="Cambria"/>
                <w:b/>
                <w:bCs/>
                <w:sz w:val="18"/>
                <w:szCs w:val="18"/>
              </w:rPr>
              <w:t>VLM Paradigm</w:t>
            </w:r>
          </w:p>
        </w:tc>
        <w:tc>
          <w:tcPr>
            <w:tcW w:w="630" w:type="dxa"/>
            <w:hideMark/>
          </w:tcPr>
          <w:p w14:paraId="01FE00E5" w14:textId="77777777" w:rsidR="008A0DC1" w:rsidRPr="008A0DC1" w:rsidRDefault="008A0DC1" w:rsidP="008A0DC1">
            <w:pPr>
              <w:rPr>
                <w:rFonts w:ascii="Cambria" w:hAnsi="Cambria"/>
                <w:b/>
                <w:bCs/>
                <w:sz w:val="18"/>
                <w:szCs w:val="18"/>
              </w:rPr>
            </w:pPr>
            <w:r w:rsidRPr="008A0DC1">
              <w:rPr>
                <w:rFonts w:ascii="Cambria" w:hAnsi="Cambria"/>
                <w:b/>
                <w:bCs/>
                <w:sz w:val="18"/>
                <w:szCs w:val="18"/>
              </w:rPr>
              <w:t>Input Data</w:t>
            </w:r>
          </w:p>
        </w:tc>
        <w:tc>
          <w:tcPr>
            <w:tcW w:w="900" w:type="dxa"/>
            <w:hideMark/>
          </w:tcPr>
          <w:p w14:paraId="0874FD54" w14:textId="77777777" w:rsidR="008A0DC1" w:rsidRPr="008A0DC1" w:rsidRDefault="008A0DC1" w:rsidP="008A0DC1">
            <w:pPr>
              <w:rPr>
                <w:rFonts w:ascii="Cambria" w:hAnsi="Cambria"/>
                <w:b/>
                <w:bCs/>
                <w:sz w:val="18"/>
                <w:szCs w:val="18"/>
              </w:rPr>
            </w:pPr>
            <w:r w:rsidRPr="008A0DC1">
              <w:rPr>
                <w:rFonts w:ascii="Cambria" w:hAnsi="Cambria"/>
                <w:b/>
                <w:bCs/>
                <w:sz w:val="18"/>
                <w:szCs w:val="18"/>
              </w:rPr>
              <w:t>Spatiotemporal Task</w:t>
            </w:r>
          </w:p>
        </w:tc>
        <w:tc>
          <w:tcPr>
            <w:tcW w:w="450" w:type="dxa"/>
            <w:hideMark/>
          </w:tcPr>
          <w:p w14:paraId="0B273279" w14:textId="77777777" w:rsidR="008A0DC1" w:rsidRPr="008A0DC1" w:rsidRDefault="008A0DC1" w:rsidP="008A0DC1">
            <w:pPr>
              <w:rPr>
                <w:rFonts w:ascii="Cambria" w:hAnsi="Cambria"/>
                <w:b/>
                <w:bCs/>
                <w:sz w:val="18"/>
                <w:szCs w:val="18"/>
              </w:rPr>
            </w:pPr>
            <w:r w:rsidRPr="008A0DC1">
              <w:rPr>
                <w:rFonts w:ascii="Cambria" w:hAnsi="Cambria"/>
                <w:b/>
                <w:bCs/>
                <w:sz w:val="18"/>
                <w:szCs w:val="18"/>
              </w:rPr>
              <w:t>Auto Level</w:t>
            </w:r>
          </w:p>
        </w:tc>
        <w:tc>
          <w:tcPr>
            <w:tcW w:w="810" w:type="dxa"/>
            <w:hideMark/>
          </w:tcPr>
          <w:p w14:paraId="79C803D7" w14:textId="77777777" w:rsidR="008A0DC1" w:rsidRPr="008A0DC1" w:rsidRDefault="008A0DC1" w:rsidP="008A0DC1">
            <w:pPr>
              <w:rPr>
                <w:rFonts w:ascii="Cambria" w:hAnsi="Cambria"/>
                <w:b/>
                <w:bCs/>
                <w:sz w:val="18"/>
                <w:szCs w:val="18"/>
              </w:rPr>
            </w:pPr>
            <w:r w:rsidRPr="008A0DC1">
              <w:rPr>
                <w:rFonts w:ascii="Cambria" w:hAnsi="Cambria"/>
                <w:b/>
                <w:bCs/>
                <w:sz w:val="18"/>
                <w:szCs w:val="18"/>
              </w:rPr>
              <w:t>Algorithm / Model</w:t>
            </w:r>
          </w:p>
        </w:tc>
        <w:tc>
          <w:tcPr>
            <w:tcW w:w="630" w:type="dxa"/>
            <w:hideMark/>
          </w:tcPr>
          <w:p w14:paraId="09485363" w14:textId="77777777" w:rsidR="008A0DC1" w:rsidRPr="008A0DC1" w:rsidRDefault="008A0DC1" w:rsidP="008A0DC1">
            <w:pPr>
              <w:rPr>
                <w:rFonts w:ascii="Cambria" w:hAnsi="Cambria"/>
                <w:b/>
                <w:bCs/>
                <w:sz w:val="18"/>
                <w:szCs w:val="18"/>
              </w:rPr>
            </w:pPr>
            <w:r w:rsidRPr="008A0DC1">
              <w:rPr>
                <w:rFonts w:ascii="Cambria" w:hAnsi="Cambria"/>
                <w:b/>
                <w:bCs/>
                <w:sz w:val="18"/>
                <w:szCs w:val="18"/>
              </w:rPr>
              <w:t>Dataset</w:t>
            </w:r>
          </w:p>
        </w:tc>
        <w:tc>
          <w:tcPr>
            <w:tcW w:w="720" w:type="dxa"/>
            <w:hideMark/>
          </w:tcPr>
          <w:p w14:paraId="36B3A859" w14:textId="77777777" w:rsidR="008A0DC1" w:rsidRPr="008A0DC1" w:rsidRDefault="008A0DC1" w:rsidP="008A0DC1">
            <w:pPr>
              <w:rPr>
                <w:rFonts w:ascii="Cambria" w:hAnsi="Cambria"/>
                <w:b/>
                <w:bCs/>
                <w:sz w:val="18"/>
                <w:szCs w:val="18"/>
              </w:rPr>
            </w:pPr>
            <w:r w:rsidRPr="008A0DC1">
              <w:rPr>
                <w:rFonts w:ascii="Cambria" w:hAnsi="Cambria"/>
                <w:b/>
                <w:bCs/>
                <w:sz w:val="18"/>
                <w:szCs w:val="18"/>
              </w:rPr>
              <w:t>Validation Metric</w:t>
            </w:r>
          </w:p>
        </w:tc>
        <w:tc>
          <w:tcPr>
            <w:tcW w:w="720" w:type="dxa"/>
            <w:hideMark/>
          </w:tcPr>
          <w:p w14:paraId="254E3EB1" w14:textId="77777777" w:rsidR="008A0DC1" w:rsidRPr="008A0DC1" w:rsidRDefault="008A0DC1" w:rsidP="008A0DC1">
            <w:pPr>
              <w:rPr>
                <w:rFonts w:ascii="Cambria" w:hAnsi="Cambria"/>
                <w:b/>
                <w:bCs/>
                <w:sz w:val="18"/>
                <w:szCs w:val="18"/>
              </w:rPr>
            </w:pPr>
            <w:r w:rsidRPr="008A0DC1">
              <w:rPr>
                <w:rFonts w:ascii="Cambria" w:hAnsi="Cambria"/>
                <w:b/>
                <w:bCs/>
                <w:sz w:val="18"/>
                <w:szCs w:val="18"/>
              </w:rPr>
              <w:t>Compute / Hardware</w:t>
            </w:r>
          </w:p>
        </w:tc>
        <w:tc>
          <w:tcPr>
            <w:tcW w:w="2065" w:type="dxa"/>
            <w:hideMark/>
          </w:tcPr>
          <w:p w14:paraId="45C7D668" w14:textId="77777777" w:rsidR="008A0DC1" w:rsidRPr="008A0DC1" w:rsidRDefault="008A0DC1" w:rsidP="008A0DC1">
            <w:pPr>
              <w:rPr>
                <w:rFonts w:ascii="Cambria" w:hAnsi="Cambria"/>
                <w:b/>
                <w:bCs/>
                <w:sz w:val="18"/>
                <w:szCs w:val="18"/>
              </w:rPr>
            </w:pPr>
            <w:r w:rsidRPr="008A0DC1">
              <w:rPr>
                <w:rFonts w:ascii="Cambria" w:hAnsi="Cambria"/>
                <w:b/>
                <w:bCs/>
                <w:sz w:val="18"/>
                <w:szCs w:val="18"/>
              </w:rPr>
              <w:t>Key Limitation</w:t>
            </w:r>
          </w:p>
        </w:tc>
      </w:tr>
      <w:tr w:rsidR="004A173A" w:rsidRPr="008A0DC1" w14:paraId="4C66424A" w14:textId="77777777" w:rsidTr="00F731AB">
        <w:tc>
          <w:tcPr>
            <w:tcW w:w="250" w:type="dxa"/>
            <w:hideMark/>
          </w:tcPr>
          <w:p w14:paraId="27C9F61A" w14:textId="77777777" w:rsidR="008A0DC1" w:rsidRPr="008A0DC1" w:rsidRDefault="008A0DC1" w:rsidP="008A0DC1">
            <w:pPr>
              <w:rPr>
                <w:rFonts w:ascii="Cambria" w:hAnsi="Cambria"/>
                <w:sz w:val="18"/>
                <w:szCs w:val="18"/>
              </w:rPr>
            </w:pPr>
            <w:r w:rsidRPr="008A0DC1">
              <w:rPr>
                <w:rFonts w:ascii="Cambria" w:hAnsi="Cambria"/>
                <w:b/>
                <w:bCs/>
                <w:sz w:val="18"/>
                <w:szCs w:val="18"/>
              </w:rPr>
              <w:t>1</w:t>
            </w:r>
          </w:p>
        </w:tc>
        <w:tc>
          <w:tcPr>
            <w:tcW w:w="728" w:type="dxa"/>
            <w:hideMark/>
          </w:tcPr>
          <w:p w14:paraId="09F30FBA" w14:textId="77777777" w:rsidR="008A0DC1" w:rsidRPr="008A0DC1" w:rsidRDefault="008A0DC1" w:rsidP="008A0DC1">
            <w:pPr>
              <w:rPr>
                <w:rFonts w:ascii="Cambria" w:hAnsi="Cambria"/>
                <w:sz w:val="18"/>
                <w:szCs w:val="18"/>
              </w:rPr>
            </w:pPr>
            <w:r w:rsidRPr="008A0DC1">
              <w:rPr>
                <w:rFonts w:ascii="Cambria" w:hAnsi="Cambria"/>
                <w:b/>
                <w:bCs/>
                <w:sz w:val="18"/>
                <w:szCs w:val="18"/>
              </w:rPr>
              <w:t>(Zhang et al., 2025)</w:t>
            </w:r>
          </w:p>
        </w:tc>
        <w:tc>
          <w:tcPr>
            <w:tcW w:w="727" w:type="dxa"/>
            <w:hideMark/>
          </w:tcPr>
          <w:p w14:paraId="4CAF0299" w14:textId="77777777" w:rsidR="008A0DC1" w:rsidRPr="008A0DC1" w:rsidRDefault="008A0DC1" w:rsidP="008A0DC1">
            <w:pPr>
              <w:rPr>
                <w:rFonts w:ascii="Cambria" w:hAnsi="Cambria"/>
                <w:sz w:val="18"/>
                <w:szCs w:val="18"/>
              </w:rPr>
            </w:pPr>
            <w:r w:rsidRPr="008A0DC1">
              <w:rPr>
                <w:rFonts w:ascii="Cambria" w:hAnsi="Cambria"/>
                <w:sz w:val="18"/>
                <w:szCs w:val="18"/>
              </w:rPr>
              <w:t>Progress (Tool/Material)</w:t>
            </w:r>
          </w:p>
        </w:tc>
        <w:tc>
          <w:tcPr>
            <w:tcW w:w="720" w:type="dxa"/>
            <w:hideMark/>
          </w:tcPr>
          <w:p w14:paraId="710391FA" w14:textId="77777777" w:rsidR="008A0DC1" w:rsidRPr="008A0DC1" w:rsidRDefault="008A0DC1" w:rsidP="008A0DC1">
            <w:pPr>
              <w:rPr>
                <w:rFonts w:ascii="Cambria" w:hAnsi="Cambria"/>
                <w:sz w:val="18"/>
                <w:szCs w:val="18"/>
              </w:rPr>
            </w:pPr>
            <w:r w:rsidRPr="008A0DC1">
              <w:rPr>
                <w:rFonts w:ascii="Cambria" w:hAnsi="Cambria"/>
                <w:sz w:val="18"/>
                <w:szCs w:val="18"/>
              </w:rPr>
              <w:t>A (Zero-Shot)</w:t>
            </w:r>
          </w:p>
        </w:tc>
        <w:tc>
          <w:tcPr>
            <w:tcW w:w="630" w:type="dxa"/>
            <w:hideMark/>
          </w:tcPr>
          <w:p w14:paraId="31042154" w14:textId="77777777" w:rsidR="008A0DC1" w:rsidRPr="008A0DC1" w:rsidRDefault="008A0DC1" w:rsidP="008A0DC1">
            <w:pPr>
              <w:rPr>
                <w:rFonts w:ascii="Cambria" w:hAnsi="Cambria"/>
                <w:sz w:val="18"/>
                <w:szCs w:val="18"/>
              </w:rPr>
            </w:pPr>
            <w:r w:rsidRPr="008A0DC1">
              <w:rPr>
                <w:rFonts w:ascii="Cambria" w:hAnsi="Cambria"/>
                <w:sz w:val="18"/>
                <w:szCs w:val="18"/>
              </w:rPr>
              <w:t>Images</w:t>
            </w:r>
          </w:p>
        </w:tc>
        <w:tc>
          <w:tcPr>
            <w:tcW w:w="900" w:type="dxa"/>
            <w:hideMark/>
          </w:tcPr>
          <w:p w14:paraId="067F5096" w14:textId="77777777" w:rsidR="008A0DC1" w:rsidRPr="008A0DC1" w:rsidRDefault="008A0DC1" w:rsidP="008A0DC1">
            <w:pPr>
              <w:rPr>
                <w:rFonts w:ascii="Cambria" w:hAnsi="Cambria"/>
                <w:sz w:val="18"/>
                <w:szCs w:val="18"/>
              </w:rPr>
            </w:pPr>
            <w:r w:rsidRPr="008A0DC1">
              <w:rPr>
                <w:rFonts w:ascii="Cambria" w:hAnsi="Cambria"/>
                <w:sz w:val="18"/>
                <w:szCs w:val="18"/>
              </w:rPr>
              <w:t>Object Recognition</w:t>
            </w:r>
          </w:p>
        </w:tc>
        <w:tc>
          <w:tcPr>
            <w:tcW w:w="450" w:type="dxa"/>
            <w:hideMark/>
          </w:tcPr>
          <w:p w14:paraId="5D433F64" w14:textId="77777777" w:rsidR="008A0DC1" w:rsidRPr="008A0DC1" w:rsidRDefault="008A0DC1" w:rsidP="008A0DC1">
            <w:pPr>
              <w:rPr>
                <w:rFonts w:ascii="Cambria" w:hAnsi="Cambria"/>
                <w:sz w:val="18"/>
                <w:szCs w:val="18"/>
              </w:rPr>
            </w:pPr>
            <w:r w:rsidRPr="008A0DC1">
              <w:rPr>
                <w:rFonts w:ascii="Cambria" w:hAnsi="Cambria"/>
                <w:sz w:val="18"/>
                <w:szCs w:val="18"/>
              </w:rPr>
              <w:t>Auto</w:t>
            </w:r>
          </w:p>
        </w:tc>
        <w:tc>
          <w:tcPr>
            <w:tcW w:w="810" w:type="dxa"/>
            <w:hideMark/>
          </w:tcPr>
          <w:p w14:paraId="77E3C24E" w14:textId="77777777" w:rsidR="008A0DC1" w:rsidRPr="008A0DC1" w:rsidRDefault="008A0DC1" w:rsidP="008A0DC1">
            <w:pPr>
              <w:rPr>
                <w:rFonts w:ascii="Cambria" w:hAnsi="Cambria"/>
                <w:sz w:val="18"/>
                <w:szCs w:val="18"/>
              </w:rPr>
            </w:pPr>
            <w:r w:rsidRPr="008A0DC1">
              <w:rPr>
                <w:rFonts w:ascii="Cambria" w:hAnsi="Cambria"/>
                <w:sz w:val="18"/>
                <w:szCs w:val="18"/>
              </w:rPr>
              <w:t>DINOv2, CLIP, TIP-X</w:t>
            </w:r>
          </w:p>
        </w:tc>
        <w:tc>
          <w:tcPr>
            <w:tcW w:w="630" w:type="dxa"/>
            <w:hideMark/>
          </w:tcPr>
          <w:p w14:paraId="77A22883" w14:textId="77777777" w:rsidR="008A0DC1" w:rsidRPr="008A0DC1" w:rsidRDefault="008A0DC1" w:rsidP="008A0DC1">
            <w:pPr>
              <w:rPr>
                <w:rFonts w:ascii="Cambria" w:hAnsi="Cambria"/>
                <w:sz w:val="18"/>
                <w:szCs w:val="18"/>
              </w:rPr>
            </w:pPr>
            <w:r w:rsidRPr="008A0DC1">
              <w:rPr>
                <w:rFonts w:ascii="Cambria" w:hAnsi="Cambria"/>
                <w:sz w:val="18"/>
                <w:szCs w:val="18"/>
              </w:rPr>
              <w:t>SODA, ACID</w:t>
            </w:r>
          </w:p>
        </w:tc>
        <w:tc>
          <w:tcPr>
            <w:tcW w:w="720" w:type="dxa"/>
            <w:hideMark/>
          </w:tcPr>
          <w:p w14:paraId="22F9254C" w14:textId="77777777" w:rsidR="008A0DC1" w:rsidRPr="008A0DC1" w:rsidRDefault="008A0DC1" w:rsidP="008A0DC1">
            <w:pPr>
              <w:rPr>
                <w:rFonts w:ascii="Cambria" w:hAnsi="Cambria"/>
                <w:sz w:val="18"/>
                <w:szCs w:val="18"/>
              </w:rPr>
            </w:pPr>
            <w:r w:rsidRPr="008A0DC1">
              <w:rPr>
                <w:rFonts w:ascii="Cambria" w:hAnsi="Cambria"/>
                <w:sz w:val="18"/>
                <w:szCs w:val="18"/>
              </w:rPr>
              <w:t>mAP</w:t>
            </w:r>
          </w:p>
        </w:tc>
        <w:tc>
          <w:tcPr>
            <w:tcW w:w="720" w:type="dxa"/>
            <w:hideMark/>
          </w:tcPr>
          <w:p w14:paraId="4B18AA41" w14:textId="77777777" w:rsidR="008A0DC1" w:rsidRPr="008A0DC1" w:rsidRDefault="008A0DC1" w:rsidP="008A0DC1">
            <w:pPr>
              <w:rPr>
                <w:rFonts w:ascii="Cambria" w:hAnsi="Cambria"/>
                <w:sz w:val="18"/>
                <w:szCs w:val="18"/>
              </w:rPr>
            </w:pPr>
            <w:r w:rsidRPr="008A0DC1">
              <w:rPr>
                <w:rFonts w:ascii="Cambria" w:hAnsi="Cambria"/>
                <w:sz w:val="18"/>
                <w:szCs w:val="18"/>
              </w:rPr>
              <w:t>Cloud / Edge</w:t>
            </w:r>
          </w:p>
        </w:tc>
        <w:tc>
          <w:tcPr>
            <w:tcW w:w="2065" w:type="dxa"/>
            <w:hideMark/>
          </w:tcPr>
          <w:p w14:paraId="0C484AB2" w14:textId="77777777" w:rsidR="008A0DC1" w:rsidRPr="008A0DC1" w:rsidRDefault="008A0DC1" w:rsidP="008A0DC1">
            <w:pPr>
              <w:rPr>
                <w:rFonts w:ascii="Cambria" w:hAnsi="Cambria"/>
                <w:sz w:val="18"/>
                <w:szCs w:val="18"/>
              </w:rPr>
            </w:pPr>
            <w:r w:rsidRPr="008A0DC1">
              <w:rPr>
                <w:rFonts w:ascii="Cambria" w:hAnsi="Cambria"/>
                <w:sz w:val="18"/>
                <w:szCs w:val="18"/>
              </w:rPr>
              <w:t>False positives due to a lack of domain-specific architectural knowledge in pre-trained models.</w:t>
            </w:r>
          </w:p>
        </w:tc>
      </w:tr>
      <w:tr w:rsidR="004A173A" w:rsidRPr="008A0DC1" w14:paraId="67A7C509" w14:textId="77777777" w:rsidTr="00F731AB">
        <w:tc>
          <w:tcPr>
            <w:tcW w:w="250" w:type="dxa"/>
            <w:hideMark/>
          </w:tcPr>
          <w:p w14:paraId="0A09F07F" w14:textId="77777777" w:rsidR="008A0DC1" w:rsidRPr="008A0DC1" w:rsidRDefault="008A0DC1" w:rsidP="008A0DC1">
            <w:pPr>
              <w:rPr>
                <w:rFonts w:ascii="Cambria" w:hAnsi="Cambria"/>
                <w:sz w:val="18"/>
                <w:szCs w:val="18"/>
              </w:rPr>
            </w:pPr>
            <w:r w:rsidRPr="008A0DC1">
              <w:rPr>
                <w:rFonts w:ascii="Cambria" w:hAnsi="Cambria"/>
                <w:b/>
                <w:bCs/>
                <w:sz w:val="18"/>
                <w:szCs w:val="18"/>
              </w:rPr>
              <w:t>2</w:t>
            </w:r>
          </w:p>
        </w:tc>
        <w:tc>
          <w:tcPr>
            <w:tcW w:w="728" w:type="dxa"/>
            <w:hideMark/>
          </w:tcPr>
          <w:p w14:paraId="3A5BE2EC" w14:textId="77777777" w:rsidR="008A0DC1" w:rsidRPr="008A0DC1" w:rsidRDefault="008A0DC1" w:rsidP="008A0DC1">
            <w:pPr>
              <w:rPr>
                <w:rFonts w:ascii="Cambria" w:hAnsi="Cambria"/>
                <w:sz w:val="18"/>
                <w:szCs w:val="18"/>
              </w:rPr>
            </w:pPr>
            <w:r w:rsidRPr="008A0DC1">
              <w:rPr>
                <w:rFonts w:ascii="Cambria" w:hAnsi="Cambria"/>
                <w:b/>
                <w:bCs/>
                <w:sz w:val="18"/>
                <w:szCs w:val="18"/>
              </w:rPr>
              <w:t>(Gil &amp; Lee, 2024)</w:t>
            </w:r>
          </w:p>
        </w:tc>
        <w:tc>
          <w:tcPr>
            <w:tcW w:w="727" w:type="dxa"/>
            <w:hideMark/>
          </w:tcPr>
          <w:p w14:paraId="721D46B5" w14:textId="77777777" w:rsidR="008A0DC1" w:rsidRPr="008A0DC1" w:rsidRDefault="008A0DC1" w:rsidP="008A0DC1">
            <w:pPr>
              <w:rPr>
                <w:rFonts w:ascii="Cambria" w:hAnsi="Cambria"/>
                <w:sz w:val="18"/>
                <w:szCs w:val="18"/>
              </w:rPr>
            </w:pPr>
            <w:r w:rsidRPr="008A0DC1">
              <w:rPr>
                <w:rFonts w:ascii="Cambria" w:hAnsi="Cambria"/>
                <w:sz w:val="18"/>
                <w:szCs w:val="18"/>
              </w:rPr>
              <w:t>Safety (PPE)</w:t>
            </w:r>
          </w:p>
        </w:tc>
        <w:tc>
          <w:tcPr>
            <w:tcW w:w="720" w:type="dxa"/>
            <w:hideMark/>
          </w:tcPr>
          <w:p w14:paraId="682E78D3" w14:textId="77777777" w:rsidR="008A0DC1" w:rsidRPr="008A0DC1" w:rsidRDefault="008A0DC1" w:rsidP="008A0DC1">
            <w:pPr>
              <w:rPr>
                <w:rFonts w:ascii="Cambria" w:hAnsi="Cambria"/>
                <w:sz w:val="18"/>
                <w:szCs w:val="18"/>
              </w:rPr>
            </w:pPr>
            <w:r w:rsidRPr="008A0DC1">
              <w:rPr>
                <w:rFonts w:ascii="Cambria" w:hAnsi="Cambria"/>
                <w:sz w:val="18"/>
                <w:szCs w:val="18"/>
              </w:rPr>
              <w:t>A (Zero-Shot)</w:t>
            </w:r>
          </w:p>
        </w:tc>
        <w:tc>
          <w:tcPr>
            <w:tcW w:w="630" w:type="dxa"/>
            <w:hideMark/>
          </w:tcPr>
          <w:p w14:paraId="59DE2638" w14:textId="77777777" w:rsidR="008A0DC1" w:rsidRPr="008A0DC1" w:rsidRDefault="008A0DC1" w:rsidP="008A0DC1">
            <w:pPr>
              <w:rPr>
                <w:rFonts w:ascii="Cambria" w:hAnsi="Cambria"/>
                <w:sz w:val="18"/>
                <w:szCs w:val="18"/>
              </w:rPr>
            </w:pPr>
            <w:r w:rsidRPr="008A0DC1">
              <w:rPr>
                <w:rFonts w:ascii="Cambria" w:hAnsi="Cambria"/>
                <w:sz w:val="18"/>
                <w:szCs w:val="18"/>
              </w:rPr>
              <w:t>Images</w:t>
            </w:r>
          </w:p>
        </w:tc>
        <w:tc>
          <w:tcPr>
            <w:tcW w:w="900" w:type="dxa"/>
            <w:hideMark/>
          </w:tcPr>
          <w:p w14:paraId="3A6D1DF1" w14:textId="77777777" w:rsidR="008A0DC1" w:rsidRPr="008A0DC1" w:rsidRDefault="008A0DC1" w:rsidP="008A0DC1">
            <w:pPr>
              <w:rPr>
                <w:rFonts w:ascii="Cambria" w:hAnsi="Cambria"/>
                <w:sz w:val="18"/>
                <w:szCs w:val="18"/>
              </w:rPr>
            </w:pPr>
            <w:r w:rsidRPr="008A0DC1">
              <w:rPr>
                <w:rFonts w:ascii="Cambria" w:hAnsi="Cambria"/>
                <w:sz w:val="18"/>
                <w:szCs w:val="18"/>
              </w:rPr>
              <w:t>Zero-Shot Monitoring</w:t>
            </w:r>
          </w:p>
        </w:tc>
        <w:tc>
          <w:tcPr>
            <w:tcW w:w="450" w:type="dxa"/>
            <w:hideMark/>
          </w:tcPr>
          <w:p w14:paraId="07227A1A" w14:textId="77777777" w:rsidR="008A0DC1" w:rsidRPr="008A0DC1" w:rsidRDefault="008A0DC1" w:rsidP="008A0DC1">
            <w:pPr>
              <w:rPr>
                <w:rFonts w:ascii="Cambria" w:hAnsi="Cambria"/>
                <w:sz w:val="18"/>
                <w:szCs w:val="18"/>
              </w:rPr>
            </w:pPr>
            <w:r w:rsidRPr="008A0DC1">
              <w:rPr>
                <w:rFonts w:ascii="Cambria" w:hAnsi="Cambria"/>
                <w:sz w:val="18"/>
                <w:szCs w:val="18"/>
              </w:rPr>
              <w:t>Auto</w:t>
            </w:r>
          </w:p>
        </w:tc>
        <w:tc>
          <w:tcPr>
            <w:tcW w:w="810" w:type="dxa"/>
            <w:hideMark/>
          </w:tcPr>
          <w:p w14:paraId="50B2D8DD" w14:textId="77777777" w:rsidR="008A0DC1" w:rsidRPr="008A0DC1" w:rsidRDefault="008A0DC1" w:rsidP="008A0DC1">
            <w:pPr>
              <w:rPr>
                <w:rFonts w:ascii="Cambria" w:hAnsi="Cambria"/>
                <w:sz w:val="18"/>
                <w:szCs w:val="18"/>
              </w:rPr>
            </w:pPr>
            <w:r w:rsidRPr="008A0DC1">
              <w:rPr>
                <w:rFonts w:ascii="Cambria" w:hAnsi="Cambria"/>
                <w:sz w:val="18"/>
                <w:szCs w:val="18"/>
              </w:rPr>
              <w:t>Image Captioning + Cosine Sim.</w:t>
            </w:r>
          </w:p>
        </w:tc>
        <w:tc>
          <w:tcPr>
            <w:tcW w:w="630" w:type="dxa"/>
            <w:hideMark/>
          </w:tcPr>
          <w:p w14:paraId="78367092" w14:textId="77777777" w:rsidR="008A0DC1" w:rsidRPr="008A0DC1" w:rsidRDefault="008A0DC1" w:rsidP="008A0DC1">
            <w:pPr>
              <w:rPr>
                <w:rFonts w:ascii="Cambria" w:hAnsi="Cambria"/>
                <w:sz w:val="18"/>
                <w:szCs w:val="18"/>
              </w:rPr>
            </w:pPr>
            <w:r w:rsidRPr="008A0DC1">
              <w:rPr>
                <w:rFonts w:ascii="Cambria" w:hAnsi="Cambria"/>
                <w:sz w:val="18"/>
                <w:szCs w:val="18"/>
              </w:rPr>
              <w:t>Custom</w:t>
            </w:r>
          </w:p>
        </w:tc>
        <w:tc>
          <w:tcPr>
            <w:tcW w:w="720" w:type="dxa"/>
            <w:hideMark/>
          </w:tcPr>
          <w:p w14:paraId="5B898C85" w14:textId="77777777" w:rsidR="008A0DC1" w:rsidRPr="008A0DC1" w:rsidRDefault="008A0DC1" w:rsidP="008A0DC1">
            <w:pPr>
              <w:rPr>
                <w:rFonts w:ascii="Cambria" w:hAnsi="Cambria"/>
                <w:sz w:val="18"/>
                <w:szCs w:val="18"/>
              </w:rPr>
            </w:pPr>
            <w:r w:rsidRPr="008A0DC1">
              <w:rPr>
                <w:rFonts w:ascii="Cambria" w:hAnsi="Cambria"/>
                <w:sz w:val="18"/>
                <w:szCs w:val="18"/>
              </w:rPr>
              <w:t>Accuracy, F1, F2</w:t>
            </w:r>
          </w:p>
        </w:tc>
        <w:tc>
          <w:tcPr>
            <w:tcW w:w="720" w:type="dxa"/>
            <w:hideMark/>
          </w:tcPr>
          <w:p w14:paraId="46E0B158" w14:textId="77777777" w:rsidR="008A0DC1" w:rsidRPr="008A0DC1" w:rsidRDefault="008A0DC1" w:rsidP="008A0DC1">
            <w:pPr>
              <w:rPr>
                <w:rFonts w:ascii="Cambria" w:hAnsi="Cambria"/>
                <w:sz w:val="18"/>
                <w:szCs w:val="18"/>
              </w:rPr>
            </w:pPr>
            <w:r w:rsidRPr="008A0DC1">
              <w:rPr>
                <w:rFonts w:ascii="Cambria" w:hAnsi="Cambria"/>
                <w:sz w:val="18"/>
                <w:szCs w:val="18"/>
              </w:rPr>
              <w:t>Cloud</w:t>
            </w:r>
          </w:p>
        </w:tc>
        <w:tc>
          <w:tcPr>
            <w:tcW w:w="2065" w:type="dxa"/>
            <w:hideMark/>
          </w:tcPr>
          <w:p w14:paraId="35004D71" w14:textId="77777777" w:rsidR="008A0DC1" w:rsidRPr="008A0DC1" w:rsidRDefault="008A0DC1" w:rsidP="008A0DC1">
            <w:pPr>
              <w:rPr>
                <w:rFonts w:ascii="Cambria" w:hAnsi="Cambria"/>
                <w:sz w:val="18"/>
                <w:szCs w:val="18"/>
              </w:rPr>
            </w:pPr>
            <w:r w:rsidRPr="008A0DC1">
              <w:rPr>
                <w:rFonts w:ascii="Cambria" w:hAnsi="Cambria"/>
                <w:sz w:val="18"/>
                <w:szCs w:val="18"/>
              </w:rPr>
              <w:t>Struggles with complex behaviors; unable to directly process domain-specific terminology.</w:t>
            </w:r>
          </w:p>
        </w:tc>
      </w:tr>
      <w:tr w:rsidR="004A173A" w:rsidRPr="008A0DC1" w14:paraId="49207903" w14:textId="77777777" w:rsidTr="00F731AB">
        <w:tc>
          <w:tcPr>
            <w:tcW w:w="250" w:type="dxa"/>
            <w:hideMark/>
          </w:tcPr>
          <w:p w14:paraId="2A3ED412" w14:textId="77777777" w:rsidR="008A0DC1" w:rsidRPr="008A0DC1" w:rsidRDefault="008A0DC1" w:rsidP="008A0DC1">
            <w:pPr>
              <w:rPr>
                <w:rFonts w:ascii="Cambria" w:hAnsi="Cambria"/>
                <w:sz w:val="18"/>
                <w:szCs w:val="18"/>
              </w:rPr>
            </w:pPr>
            <w:r w:rsidRPr="008A0DC1">
              <w:rPr>
                <w:rFonts w:ascii="Cambria" w:hAnsi="Cambria"/>
                <w:b/>
                <w:bCs/>
                <w:sz w:val="18"/>
                <w:szCs w:val="18"/>
              </w:rPr>
              <w:t>3</w:t>
            </w:r>
          </w:p>
        </w:tc>
        <w:tc>
          <w:tcPr>
            <w:tcW w:w="728" w:type="dxa"/>
            <w:hideMark/>
          </w:tcPr>
          <w:p w14:paraId="475A7C4C" w14:textId="77777777" w:rsidR="008A0DC1" w:rsidRPr="008A0DC1" w:rsidRDefault="008A0DC1" w:rsidP="008A0DC1">
            <w:pPr>
              <w:rPr>
                <w:rFonts w:ascii="Cambria" w:hAnsi="Cambria"/>
                <w:sz w:val="18"/>
                <w:szCs w:val="18"/>
              </w:rPr>
            </w:pPr>
            <w:r w:rsidRPr="008A0DC1">
              <w:rPr>
                <w:rFonts w:ascii="Cambria" w:hAnsi="Cambria"/>
                <w:b/>
                <w:bCs/>
                <w:sz w:val="18"/>
                <w:szCs w:val="18"/>
              </w:rPr>
              <w:t>(Liang et al., 2024)</w:t>
            </w:r>
          </w:p>
        </w:tc>
        <w:tc>
          <w:tcPr>
            <w:tcW w:w="727" w:type="dxa"/>
            <w:hideMark/>
          </w:tcPr>
          <w:p w14:paraId="755F4D91" w14:textId="77777777" w:rsidR="008A0DC1" w:rsidRPr="008A0DC1" w:rsidRDefault="008A0DC1" w:rsidP="008A0DC1">
            <w:pPr>
              <w:rPr>
                <w:rFonts w:ascii="Cambria" w:hAnsi="Cambria"/>
                <w:sz w:val="18"/>
                <w:szCs w:val="18"/>
              </w:rPr>
            </w:pPr>
            <w:r w:rsidRPr="008A0DC1">
              <w:rPr>
                <w:rFonts w:ascii="Cambria" w:hAnsi="Cambria"/>
                <w:sz w:val="18"/>
                <w:szCs w:val="18"/>
              </w:rPr>
              <w:t>Progress (Temp Objects)</w:t>
            </w:r>
          </w:p>
        </w:tc>
        <w:tc>
          <w:tcPr>
            <w:tcW w:w="720" w:type="dxa"/>
            <w:hideMark/>
          </w:tcPr>
          <w:p w14:paraId="642FAB56" w14:textId="77777777" w:rsidR="008A0DC1" w:rsidRPr="008A0DC1" w:rsidRDefault="008A0DC1" w:rsidP="008A0DC1">
            <w:pPr>
              <w:rPr>
                <w:rFonts w:ascii="Cambria" w:hAnsi="Cambria"/>
                <w:sz w:val="18"/>
                <w:szCs w:val="18"/>
              </w:rPr>
            </w:pPr>
            <w:r w:rsidRPr="008A0DC1">
              <w:rPr>
                <w:rFonts w:ascii="Cambria" w:hAnsi="Cambria"/>
                <w:sz w:val="18"/>
                <w:szCs w:val="18"/>
              </w:rPr>
              <w:t>A (Zero-Shot)</w:t>
            </w:r>
          </w:p>
        </w:tc>
        <w:tc>
          <w:tcPr>
            <w:tcW w:w="630" w:type="dxa"/>
            <w:hideMark/>
          </w:tcPr>
          <w:p w14:paraId="13CCDF3B" w14:textId="77777777" w:rsidR="008A0DC1" w:rsidRPr="008A0DC1" w:rsidRDefault="008A0DC1" w:rsidP="008A0DC1">
            <w:pPr>
              <w:rPr>
                <w:rFonts w:ascii="Cambria" w:hAnsi="Cambria"/>
                <w:sz w:val="18"/>
                <w:szCs w:val="18"/>
              </w:rPr>
            </w:pPr>
            <w:r w:rsidRPr="008A0DC1">
              <w:rPr>
                <w:rFonts w:ascii="Cambria" w:hAnsi="Cambria"/>
                <w:sz w:val="18"/>
                <w:szCs w:val="18"/>
              </w:rPr>
              <w:t>Images</w:t>
            </w:r>
          </w:p>
        </w:tc>
        <w:tc>
          <w:tcPr>
            <w:tcW w:w="900" w:type="dxa"/>
            <w:hideMark/>
          </w:tcPr>
          <w:p w14:paraId="359C9DDF" w14:textId="77777777" w:rsidR="008A0DC1" w:rsidRPr="008A0DC1" w:rsidRDefault="008A0DC1" w:rsidP="008A0DC1">
            <w:pPr>
              <w:rPr>
                <w:rFonts w:ascii="Cambria" w:hAnsi="Cambria"/>
                <w:sz w:val="18"/>
                <w:szCs w:val="18"/>
              </w:rPr>
            </w:pPr>
            <w:r w:rsidRPr="008A0DC1">
              <w:rPr>
                <w:rFonts w:ascii="Cambria" w:hAnsi="Cambria"/>
                <w:sz w:val="18"/>
                <w:szCs w:val="18"/>
              </w:rPr>
              <w:t>Few-Shot Detection</w:t>
            </w:r>
          </w:p>
        </w:tc>
        <w:tc>
          <w:tcPr>
            <w:tcW w:w="450" w:type="dxa"/>
            <w:hideMark/>
          </w:tcPr>
          <w:p w14:paraId="546139C5" w14:textId="77777777" w:rsidR="008A0DC1" w:rsidRPr="008A0DC1" w:rsidRDefault="008A0DC1" w:rsidP="008A0DC1">
            <w:pPr>
              <w:rPr>
                <w:rFonts w:ascii="Cambria" w:hAnsi="Cambria"/>
                <w:sz w:val="18"/>
                <w:szCs w:val="18"/>
              </w:rPr>
            </w:pPr>
            <w:r w:rsidRPr="008A0DC1">
              <w:rPr>
                <w:rFonts w:ascii="Cambria" w:hAnsi="Cambria"/>
                <w:sz w:val="18"/>
                <w:szCs w:val="18"/>
              </w:rPr>
              <w:t>Auto</w:t>
            </w:r>
          </w:p>
        </w:tc>
        <w:tc>
          <w:tcPr>
            <w:tcW w:w="810" w:type="dxa"/>
            <w:hideMark/>
          </w:tcPr>
          <w:p w14:paraId="30F21887" w14:textId="77777777" w:rsidR="008A0DC1" w:rsidRPr="008A0DC1" w:rsidRDefault="008A0DC1" w:rsidP="008A0DC1">
            <w:pPr>
              <w:rPr>
                <w:rFonts w:ascii="Cambria" w:hAnsi="Cambria"/>
                <w:sz w:val="18"/>
                <w:szCs w:val="18"/>
              </w:rPr>
            </w:pPr>
            <w:r w:rsidRPr="008A0DC1">
              <w:rPr>
                <w:rFonts w:ascii="Cambria" w:hAnsi="Cambria"/>
                <w:sz w:val="18"/>
                <w:szCs w:val="18"/>
              </w:rPr>
              <w:t>CLIP + Multi-modal Prototypes</w:t>
            </w:r>
          </w:p>
        </w:tc>
        <w:tc>
          <w:tcPr>
            <w:tcW w:w="630" w:type="dxa"/>
            <w:hideMark/>
          </w:tcPr>
          <w:p w14:paraId="52A3C457" w14:textId="77777777" w:rsidR="008A0DC1" w:rsidRPr="008A0DC1" w:rsidRDefault="008A0DC1" w:rsidP="008A0DC1">
            <w:pPr>
              <w:rPr>
                <w:rFonts w:ascii="Cambria" w:hAnsi="Cambria"/>
                <w:sz w:val="18"/>
                <w:szCs w:val="18"/>
              </w:rPr>
            </w:pPr>
            <w:r w:rsidRPr="008A0DC1">
              <w:rPr>
                <w:rFonts w:ascii="Cambria" w:hAnsi="Cambria"/>
                <w:sz w:val="18"/>
                <w:szCs w:val="18"/>
              </w:rPr>
              <w:t>SODA, TOCS</w:t>
            </w:r>
          </w:p>
        </w:tc>
        <w:tc>
          <w:tcPr>
            <w:tcW w:w="720" w:type="dxa"/>
            <w:hideMark/>
          </w:tcPr>
          <w:p w14:paraId="6FB01A84" w14:textId="77777777" w:rsidR="008A0DC1" w:rsidRPr="008A0DC1" w:rsidRDefault="008A0DC1" w:rsidP="008A0DC1">
            <w:pPr>
              <w:rPr>
                <w:rFonts w:ascii="Cambria" w:hAnsi="Cambria"/>
                <w:sz w:val="18"/>
                <w:szCs w:val="18"/>
              </w:rPr>
            </w:pPr>
            <w:r w:rsidRPr="008A0DC1">
              <w:rPr>
                <w:rFonts w:ascii="Cambria" w:hAnsi="Cambria"/>
                <w:sz w:val="18"/>
                <w:szCs w:val="18"/>
              </w:rPr>
              <w:t>Accuracy</w:t>
            </w:r>
          </w:p>
        </w:tc>
        <w:tc>
          <w:tcPr>
            <w:tcW w:w="720" w:type="dxa"/>
            <w:hideMark/>
          </w:tcPr>
          <w:p w14:paraId="51F61CC8" w14:textId="77777777" w:rsidR="008A0DC1" w:rsidRPr="008A0DC1" w:rsidRDefault="008A0DC1" w:rsidP="008A0DC1">
            <w:pPr>
              <w:rPr>
                <w:rFonts w:ascii="Cambria" w:hAnsi="Cambria"/>
                <w:sz w:val="18"/>
                <w:szCs w:val="18"/>
              </w:rPr>
            </w:pPr>
            <w:r w:rsidRPr="008A0DC1">
              <w:rPr>
                <w:rFonts w:ascii="Cambria" w:hAnsi="Cambria"/>
                <w:sz w:val="18"/>
                <w:szCs w:val="18"/>
              </w:rPr>
              <w:t>Cloud</w:t>
            </w:r>
          </w:p>
        </w:tc>
        <w:tc>
          <w:tcPr>
            <w:tcW w:w="2065" w:type="dxa"/>
            <w:hideMark/>
          </w:tcPr>
          <w:p w14:paraId="69BB14F9" w14:textId="77777777" w:rsidR="008A0DC1" w:rsidRPr="008A0DC1" w:rsidRDefault="008A0DC1" w:rsidP="008A0DC1">
            <w:pPr>
              <w:rPr>
                <w:rFonts w:ascii="Cambria" w:hAnsi="Cambria"/>
                <w:sz w:val="18"/>
                <w:szCs w:val="18"/>
              </w:rPr>
            </w:pPr>
            <w:r w:rsidRPr="008A0DC1">
              <w:rPr>
                <w:rFonts w:ascii="Cambria" w:hAnsi="Cambria"/>
                <w:sz w:val="18"/>
                <w:szCs w:val="18"/>
              </w:rPr>
              <w:t>Relies on overall similarity distributions rather than precise geometric instance mapping.</w:t>
            </w:r>
          </w:p>
        </w:tc>
      </w:tr>
      <w:tr w:rsidR="004A173A" w:rsidRPr="008A0DC1" w14:paraId="2D9A9E32" w14:textId="77777777" w:rsidTr="00F731AB">
        <w:tc>
          <w:tcPr>
            <w:tcW w:w="250" w:type="dxa"/>
            <w:hideMark/>
          </w:tcPr>
          <w:p w14:paraId="7DCF38C9" w14:textId="77777777" w:rsidR="008A0DC1" w:rsidRPr="008A0DC1" w:rsidRDefault="008A0DC1" w:rsidP="008A0DC1">
            <w:pPr>
              <w:rPr>
                <w:rFonts w:ascii="Cambria" w:hAnsi="Cambria"/>
                <w:sz w:val="18"/>
                <w:szCs w:val="18"/>
              </w:rPr>
            </w:pPr>
            <w:r w:rsidRPr="008A0DC1">
              <w:rPr>
                <w:rFonts w:ascii="Cambria" w:hAnsi="Cambria"/>
                <w:b/>
                <w:bCs/>
                <w:sz w:val="18"/>
                <w:szCs w:val="18"/>
              </w:rPr>
              <w:t>4</w:t>
            </w:r>
          </w:p>
        </w:tc>
        <w:tc>
          <w:tcPr>
            <w:tcW w:w="728" w:type="dxa"/>
            <w:hideMark/>
          </w:tcPr>
          <w:p w14:paraId="11C268EA" w14:textId="77777777" w:rsidR="008A0DC1" w:rsidRPr="008A0DC1" w:rsidRDefault="008A0DC1" w:rsidP="008A0DC1">
            <w:pPr>
              <w:rPr>
                <w:rFonts w:ascii="Cambria" w:hAnsi="Cambria"/>
                <w:sz w:val="18"/>
                <w:szCs w:val="18"/>
              </w:rPr>
            </w:pPr>
            <w:r w:rsidRPr="008A0DC1">
              <w:rPr>
                <w:rFonts w:ascii="Cambria" w:hAnsi="Cambria"/>
                <w:b/>
                <w:bCs/>
                <w:sz w:val="18"/>
                <w:szCs w:val="18"/>
              </w:rPr>
              <w:t>(Liu et al., 2020)</w:t>
            </w:r>
          </w:p>
        </w:tc>
        <w:tc>
          <w:tcPr>
            <w:tcW w:w="727" w:type="dxa"/>
            <w:hideMark/>
          </w:tcPr>
          <w:p w14:paraId="6A3F9014" w14:textId="77777777" w:rsidR="008A0DC1" w:rsidRPr="008A0DC1" w:rsidRDefault="008A0DC1" w:rsidP="008A0DC1">
            <w:pPr>
              <w:rPr>
                <w:rFonts w:ascii="Cambria" w:hAnsi="Cambria"/>
                <w:sz w:val="18"/>
                <w:szCs w:val="18"/>
              </w:rPr>
            </w:pPr>
            <w:r w:rsidRPr="008A0DC1">
              <w:rPr>
                <w:rFonts w:ascii="Cambria" w:hAnsi="Cambria"/>
                <w:sz w:val="18"/>
                <w:szCs w:val="18"/>
              </w:rPr>
              <w:t>Safety &amp; Progress</w:t>
            </w:r>
          </w:p>
        </w:tc>
        <w:tc>
          <w:tcPr>
            <w:tcW w:w="720" w:type="dxa"/>
            <w:hideMark/>
          </w:tcPr>
          <w:p w14:paraId="23873C83" w14:textId="77777777" w:rsidR="008A0DC1" w:rsidRPr="008A0DC1" w:rsidRDefault="008A0DC1" w:rsidP="008A0DC1">
            <w:pPr>
              <w:rPr>
                <w:rFonts w:ascii="Cambria" w:hAnsi="Cambria"/>
                <w:sz w:val="18"/>
                <w:szCs w:val="18"/>
              </w:rPr>
            </w:pPr>
            <w:r w:rsidRPr="008A0DC1">
              <w:rPr>
                <w:rFonts w:ascii="Cambria" w:hAnsi="Cambria"/>
                <w:sz w:val="18"/>
                <w:szCs w:val="18"/>
              </w:rPr>
              <w:t>B (Fine-Tuned)</w:t>
            </w:r>
          </w:p>
        </w:tc>
        <w:tc>
          <w:tcPr>
            <w:tcW w:w="630" w:type="dxa"/>
            <w:hideMark/>
          </w:tcPr>
          <w:p w14:paraId="162940FD" w14:textId="77777777" w:rsidR="008A0DC1" w:rsidRPr="008A0DC1" w:rsidRDefault="008A0DC1" w:rsidP="008A0DC1">
            <w:pPr>
              <w:rPr>
                <w:rFonts w:ascii="Cambria" w:hAnsi="Cambria"/>
                <w:sz w:val="18"/>
                <w:szCs w:val="18"/>
              </w:rPr>
            </w:pPr>
            <w:r w:rsidRPr="008A0DC1">
              <w:rPr>
                <w:rFonts w:ascii="Cambria" w:hAnsi="Cambria"/>
                <w:sz w:val="18"/>
                <w:szCs w:val="18"/>
              </w:rPr>
              <w:t>Images</w:t>
            </w:r>
          </w:p>
        </w:tc>
        <w:tc>
          <w:tcPr>
            <w:tcW w:w="900" w:type="dxa"/>
            <w:hideMark/>
          </w:tcPr>
          <w:p w14:paraId="47AEE3C1" w14:textId="77777777" w:rsidR="008A0DC1" w:rsidRPr="008A0DC1" w:rsidRDefault="008A0DC1" w:rsidP="008A0DC1">
            <w:pPr>
              <w:rPr>
                <w:rFonts w:ascii="Cambria" w:hAnsi="Cambria"/>
                <w:sz w:val="18"/>
                <w:szCs w:val="18"/>
              </w:rPr>
            </w:pPr>
            <w:r w:rsidRPr="008A0DC1">
              <w:rPr>
                <w:rFonts w:ascii="Cambria" w:hAnsi="Cambria"/>
                <w:sz w:val="18"/>
                <w:szCs w:val="18"/>
              </w:rPr>
              <w:t>Image Captioning</w:t>
            </w:r>
          </w:p>
        </w:tc>
        <w:tc>
          <w:tcPr>
            <w:tcW w:w="450" w:type="dxa"/>
            <w:hideMark/>
          </w:tcPr>
          <w:p w14:paraId="1B6445A6" w14:textId="77777777" w:rsidR="008A0DC1" w:rsidRPr="008A0DC1" w:rsidRDefault="008A0DC1" w:rsidP="008A0DC1">
            <w:pPr>
              <w:rPr>
                <w:rFonts w:ascii="Cambria" w:hAnsi="Cambria"/>
                <w:sz w:val="18"/>
                <w:szCs w:val="18"/>
              </w:rPr>
            </w:pPr>
            <w:r w:rsidRPr="008A0DC1">
              <w:rPr>
                <w:rFonts w:ascii="Cambria" w:hAnsi="Cambria"/>
                <w:sz w:val="18"/>
                <w:szCs w:val="18"/>
              </w:rPr>
              <w:t>Auto</w:t>
            </w:r>
          </w:p>
        </w:tc>
        <w:tc>
          <w:tcPr>
            <w:tcW w:w="810" w:type="dxa"/>
            <w:hideMark/>
          </w:tcPr>
          <w:p w14:paraId="70D09F4F" w14:textId="77777777" w:rsidR="008A0DC1" w:rsidRPr="008A0DC1" w:rsidRDefault="008A0DC1" w:rsidP="008A0DC1">
            <w:pPr>
              <w:rPr>
                <w:rFonts w:ascii="Cambria" w:hAnsi="Cambria"/>
                <w:sz w:val="18"/>
                <w:szCs w:val="18"/>
              </w:rPr>
            </w:pPr>
            <w:r w:rsidRPr="008A0DC1">
              <w:rPr>
                <w:rFonts w:ascii="Cambria" w:hAnsi="Cambria"/>
                <w:sz w:val="18"/>
                <w:szCs w:val="18"/>
              </w:rPr>
              <w:t>CNN-LSTM</w:t>
            </w:r>
          </w:p>
        </w:tc>
        <w:tc>
          <w:tcPr>
            <w:tcW w:w="630" w:type="dxa"/>
            <w:hideMark/>
          </w:tcPr>
          <w:p w14:paraId="0E7C87C6" w14:textId="77777777" w:rsidR="008A0DC1" w:rsidRPr="008A0DC1" w:rsidRDefault="008A0DC1" w:rsidP="008A0DC1">
            <w:pPr>
              <w:rPr>
                <w:rFonts w:ascii="Cambria" w:hAnsi="Cambria"/>
                <w:sz w:val="18"/>
                <w:szCs w:val="18"/>
              </w:rPr>
            </w:pPr>
            <w:r w:rsidRPr="008A0DC1">
              <w:rPr>
                <w:rFonts w:ascii="Cambria" w:hAnsi="Cambria"/>
                <w:sz w:val="18"/>
                <w:szCs w:val="18"/>
              </w:rPr>
              <w:t>Dataset I &amp; II</w:t>
            </w:r>
          </w:p>
        </w:tc>
        <w:tc>
          <w:tcPr>
            <w:tcW w:w="720" w:type="dxa"/>
            <w:hideMark/>
          </w:tcPr>
          <w:p w14:paraId="5A7163F6" w14:textId="77777777" w:rsidR="008A0DC1" w:rsidRPr="008A0DC1" w:rsidRDefault="008A0DC1" w:rsidP="008A0DC1">
            <w:pPr>
              <w:rPr>
                <w:rFonts w:ascii="Cambria" w:hAnsi="Cambria"/>
                <w:sz w:val="18"/>
                <w:szCs w:val="18"/>
              </w:rPr>
            </w:pPr>
            <w:r w:rsidRPr="008A0DC1">
              <w:rPr>
                <w:rFonts w:ascii="Cambria" w:hAnsi="Cambria"/>
                <w:sz w:val="18"/>
                <w:szCs w:val="18"/>
              </w:rPr>
              <w:t>BLEU, ROUGE, CIDEr</w:t>
            </w:r>
          </w:p>
        </w:tc>
        <w:tc>
          <w:tcPr>
            <w:tcW w:w="720" w:type="dxa"/>
            <w:hideMark/>
          </w:tcPr>
          <w:p w14:paraId="4B14B493" w14:textId="77777777" w:rsidR="008A0DC1" w:rsidRPr="008A0DC1" w:rsidRDefault="008A0DC1" w:rsidP="008A0DC1">
            <w:pPr>
              <w:rPr>
                <w:rFonts w:ascii="Cambria" w:hAnsi="Cambria"/>
                <w:sz w:val="18"/>
                <w:szCs w:val="18"/>
              </w:rPr>
            </w:pPr>
            <w:r w:rsidRPr="008A0DC1">
              <w:rPr>
                <w:rFonts w:ascii="Cambria" w:hAnsi="Cambria"/>
                <w:sz w:val="18"/>
                <w:szCs w:val="18"/>
              </w:rPr>
              <w:t>Cloud</w:t>
            </w:r>
          </w:p>
        </w:tc>
        <w:tc>
          <w:tcPr>
            <w:tcW w:w="2065" w:type="dxa"/>
            <w:hideMark/>
          </w:tcPr>
          <w:p w14:paraId="74604DEE" w14:textId="77777777" w:rsidR="008A0DC1" w:rsidRPr="008A0DC1" w:rsidRDefault="008A0DC1" w:rsidP="008A0DC1">
            <w:pPr>
              <w:rPr>
                <w:rFonts w:ascii="Cambria" w:hAnsi="Cambria"/>
                <w:sz w:val="18"/>
                <w:szCs w:val="18"/>
              </w:rPr>
            </w:pPr>
            <w:r w:rsidRPr="008A0DC1">
              <w:rPr>
                <w:rFonts w:ascii="Cambria" w:hAnsi="Cambria"/>
                <w:sz w:val="18"/>
                <w:szCs w:val="18"/>
              </w:rPr>
              <w:t>Generates static descriptions and lacks interactive, two-way conversational capabilities.</w:t>
            </w:r>
          </w:p>
        </w:tc>
      </w:tr>
      <w:tr w:rsidR="004A173A" w:rsidRPr="008A0DC1" w14:paraId="1E4B3ADC" w14:textId="77777777" w:rsidTr="00F731AB">
        <w:tc>
          <w:tcPr>
            <w:tcW w:w="250" w:type="dxa"/>
            <w:hideMark/>
          </w:tcPr>
          <w:p w14:paraId="1FB3AC06" w14:textId="77777777" w:rsidR="008A0DC1" w:rsidRPr="008A0DC1" w:rsidRDefault="008A0DC1" w:rsidP="008A0DC1">
            <w:pPr>
              <w:rPr>
                <w:rFonts w:ascii="Cambria" w:hAnsi="Cambria"/>
                <w:sz w:val="18"/>
                <w:szCs w:val="18"/>
              </w:rPr>
            </w:pPr>
            <w:r w:rsidRPr="008A0DC1">
              <w:rPr>
                <w:rFonts w:ascii="Cambria" w:hAnsi="Cambria"/>
                <w:b/>
                <w:bCs/>
                <w:sz w:val="18"/>
                <w:szCs w:val="18"/>
              </w:rPr>
              <w:t>5</w:t>
            </w:r>
          </w:p>
        </w:tc>
        <w:tc>
          <w:tcPr>
            <w:tcW w:w="728" w:type="dxa"/>
            <w:hideMark/>
          </w:tcPr>
          <w:p w14:paraId="4ADB1D13" w14:textId="77777777" w:rsidR="008A0DC1" w:rsidRPr="008A0DC1" w:rsidRDefault="008A0DC1" w:rsidP="008A0DC1">
            <w:pPr>
              <w:rPr>
                <w:rFonts w:ascii="Cambria" w:hAnsi="Cambria"/>
                <w:sz w:val="18"/>
                <w:szCs w:val="18"/>
              </w:rPr>
            </w:pPr>
            <w:r w:rsidRPr="008A0DC1">
              <w:rPr>
                <w:rFonts w:ascii="Cambria" w:hAnsi="Cambria"/>
                <w:b/>
                <w:bCs/>
                <w:sz w:val="18"/>
                <w:szCs w:val="18"/>
              </w:rPr>
              <w:t>(Xiao et al., 2022)</w:t>
            </w:r>
          </w:p>
        </w:tc>
        <w:tc>
          <w:tcPr>
            <w:tcW w:w="727" w:type="dxa"/>
            <w:hideMark/>
          </w:tcPr>
          <w:p w14:paraId="52F732E6" w14:textId="77777777" w:rsidR="008A0DC1" w:rsidRPr="008A0DC1" w:rsidRDefault="008A0DC1" w:rsidP="008A0DC1">
            <w:pPr>
              <w:rPr>
                <w:rFonts w:ascii="Cambria" w:hAnsi="Cambria"/>
                <w:sz w:val="18"/>
                <w:szCs w:val="18"/>
              </w:rPr>
            </w:pPr>
            <w:r w:rsidRPr="008A0DC1">
              <w:rPr>
                <w:rFonts w:ascii="Cambria" w:hAnsi="Cambria"/>
                <w:sz w:val="18"/>
                <w:szCs w:val="18"/>
              </w:rPr>
              <w:t>Progress (Equipment)</w:t>
            </w:r>
          </w:p>
        </w:tc>
        <w:tc>
          <w:tcPr>
            <w:tcW w:w="720" w:type="dxa"/>
            <w:hideMark/>
          </w:tcPr>
          <w:p w14:paraId="706888F4" w14:textId="77777777" w:rsidR="008A0DC1" w:rsidRPr="008A0DC1" w:rsidRDefault="008A0DC1" w:rsidP="008A0DC1">
            <w:pPr>
              <w:rPr>
                <w:rFonts w:ascii="Cambria" w:hAnsi="Cambria"/>
                <w:sz w:val="18"/>
                <w:szCs w:val="18"/>
              </w:rPr>
            </w:pPr>
            <w:r w:rsidRPr="008A0DC1">
              <w:rPr>
                <w:rFonts w:ascii="Cambria" w:hAnsi="Cambria"/>
                <w:sz w:val="18"/>
                <w:szCs w:val="18"/>
              </w:rPr>
              <w:t>B (Fine-Tuned)</w:t>
            </w:r>
          </w:p>
        </w:tc>
        <w:tc>
          <w:tcPr>
            <w:tcW w:w="630" w:type="dxa"/>
            <w:hideMark/>
          </w:tcPr>
          <w:p w14:paraId="755AEBF4" w14:textId="77777777" w:rsidR="008A0DC1" w:rsidRPr="008A0DC1" w:rsidRDefault="008A0DC1" w:rsidP="008A0DC1">
            <w:pPr>
              <w:rPr>
                <w:rFonts w:ascii="Cambria" w:hAnsi="Cambria"/>
                <w:sz w:val="18"/>
                <w:szCs w:val="18"/>
              </w:rPr>
            </w:pPr>
            <w:r w:rsidRPr="008A0DC1">
              <w:rPr>
                <w:rFonts w:ascii="Cambria" w:hAnsi="Cambria"/>
                <w:sz w:val="18"/>
                <w:szCs w:val="18"/>
              </w:rPr>
              <w:t>Images</w:t>
            </w:r>
          </w:p>
        </w:tc>
        <w:tc>
          <w:tcPr>
            <w:tcW w:w="900" w:type="dxa"/>
            <w:hideMark/>
          </w:tcPr>
          <w:p w14:paraId="3C1ADE76" w14:textId="77777777" w:rsidR="008A0DC1" w:rsidRPr="008A0DC1" w:rsidRDefault="008A0DC1" w:rsidP="008A0DC1">
            <w:pPr>
              <w:rPr>
                <w:rFonts w:ascii="Cambria" w:hAnsi="Cambria"/>
                <w:sz w:val="18"/>
                <w:szCs w:val="18"/>
              </w:rPr>
            </w:pPr>
            <w:r w:rsidRPr="008A0DC1">
              <w:rPr>
                <w:rFonts w:ascii="Cambria" w:hAnsi="Cambria"/>
                <w:sz w:val="18"/>
                <w:szCs w:val="18"/>
              </w:rPr>
              <w:t>Object/Action Recognition</w:t>
            </w:r>
          </w:p>
        </w:tc>
        <w:tc>
          <w:tcPr>
            <w:tcW w:w="450" w:type="dxa"/>
            <w:hideMark/>
          </w:tcPr>
          <w:p w14:paraId="6DD52137" w14:textId="77777777" w:rsidR="008A0DC1" w:rsidRPr="008A0DC1" w:rsidRDefault="008A0DC1" w:rsidP="008A0DC1">
            <w:pPr>
              <w:rPr>
                <w:rFonts w:ascii="Cambria" w:hAnsi="Cambria"/>
                <w:sz w:val="18"/>
                <w:szCs w:val="18"/>
              </w:rPr>
            </w:pPr>
            <w:r w:rsidRPr="008A0DC1">
              <w:rPr>
                <w:rFonts w:ascii="Cambria" w:hAnsi="Cambria"/>
                <w:sz w:val="18"/>
                <w:szCs w:val="18"/>
              </w:rPr>
              <w:t>Auto</w:t>
            </w:r>
          </w:p>
        </w:tc>
        <w:tc>
          <w:tcPr>
            <w:tcW w:w="810" w:type="dxa"/>
            <w:hideMark/>
          </w:tcPr>
          <w:p w14:paraId="24683EB5" w14:textId="77777777" w:rsidR="008A0DC1" w:rsidRPr="008A0DC1" w:rsidRDefault="008A0DC1" w:rsidP="008A0DC1">
            <w:pPr>
              <w:rPr>
                <w:rFonts w:ascii="Cambria" w:hAnsi="Cambria"/>
                <w:sz w:val="18"/>
                <w:szCs w:val="18"/>
              </w:rPr>
            </w:pPr>
            <w:r w:rsidRPr="008A0DC1">
              <w:rPr>
                <w:rFonts w:ascii="Cambria" w:hAnsi="Cambria"/>
                <w:sz w:val="18"/>
                <w:szCs w:val="18"/>
              </w:rPr>
              <w:t>Tsfm-SCST</w:t>
            </w:r>
          </w:p>
        </w:tc>
        <w:tc>
          <w:tcPr>
            <w:tcW w:w="630" w:type="dxa"/>
            <w:hideMark/>
          </w:tcPr>
          <w:p w14:paraId="4E3A65D1" w14:textId="77777777" w:rsidR="008A0DC1" w:rsidRPr="008A0DC1" w:rsidRDefault="008A0DC1" w:rsidP="008A0DC1">
            <w:pPr>
              <w:rPr>
                <w:rFonts w:ascii="Cambria" w:hAnsi="Cambria"/>
                <w:sz w:val="18"/>
                <w:szCs w:val="18"/>
              </w:rPr>
            </w:pPr>
            <w:r w:rsidRPr="008A0DC1">
              <w:rPr>
                <w:rFonts w:ascii="Cambria" w:hAnsi="Cambria"/>
                <w:sz w:val="18"/>
                <w:szCs w:val="18"/>
              </w:rPr>
              <w:t>ACID</w:t>
            </w:r>
          </w:p>
        </w:tc>
        <w:tc>
          <w:tcPr>
            <w:tcW w:w="720" w:type="dxa"/>
            <w:hideMark/>
          </w:tcPr>
          <w:p w14:paraId="3160E861" w14:textId="77777777" w:rsidR="008A0DC1" w:rsidRPr="008A0DC1" w:rsidRDefault="008A0DC1" w:rsidP="008A0DC1">
            <w:pPr>
              <w:rPr>
                <w:rFonts w:ascii="Cambria" w:hAnsi="Cambria"/>
                <w:sz w:val="18"/>
                <w:szCs w:val="18"/>
              </w:rPr>
            </w:pPr>
            <w:r w:rsidRPr="008A0DC1">
              <w:rPr>
                <w:rFonts w:ascii="Cambria" w:hAnsi="Cambria"/>
                <w:sz w:val="18"/>
                <w:szCs w:val="18"/>
              </w:rPr>
              <w:t>Precision, Recall, F1</w:t>
            </w:r>
          </w:p>
        </w:tc>
        <w:tc>
          <w:tcPr>
            <w:tcW w:w="720" w:type="dxa"/>
            <w:hideMark/>
          </w:tcPr>
          <w:p w14:paraId="6DBFA8D4" w14:textId="77777777" w:rsidR="008A0DC1" w:rsidRPr="008A0DC1" w:rsidRDefault="008A0DC1" w:rsidP="008A0DC1">
            <w:pPr>
              <w:rPr>
                <w:rFonts w:ascii="Cambria" w:hAnsi="Cambria"/>
                <w:sz w:val="18"/>
                <w:szCs w:val="18"/>
              </w:rPr>
            </w:pPr>
            <w:r w:rsidRPr="008A0DC1">
              <w:rPr>
                <w:rFonts w:ascii="Cambria" w:hAnsi="Cambria"/>
                <w:sz w:val="18"/>
                <w:szCs w:val="18"/>
              </w:rPr>
              <w:t>Cloud</w:t>
            </w:r>
          </w:p>
        </w:tc>
        <w:tc>
          <w:tcPr>
            <w:tcW w:w="2065" w:type="dxa"/>
            <w:hideMark/>
          </w:tcPr>
          <w:p w14:paraId="6CBCB3D1" w14:textId="77777777" w:rsidR="008A0DC1" w:rsidRPr="008A0DC1" w:rsidRDefault="008A0DC1" w:rsidP="008A0DC1">
            <w:pPr>
              <w:rPr>
                <w:rFonts w:ascii="Cambria" w:hAnsi="Cambria"/>
                <w:sz w:val="18"/>
                <w:szCs w:val="18"/>
              </w:rPr>
            </w:pPr>
            <w:r w:rsidRPr="008A0DC1">
              <w:rPr>
                <w:rFonts w:ascii="Cambria" w:hAnsi="Cambria"/>
                <w:sz w:val="18"/>
                <w:szCs w:val="18"/>
              </w:rPr>
              <w:t>F1 scores for object recognition via captioning are lower than traditional bounding-box detectors.</w:t>
            </w:r>
          </w:p>
        </w:tc>
      </w:tr>
      <w:tr w:rsidR="004A173A" w:rsidRPr="008A0DC1" w14:paraId="57A2EF20" w14:textId="77777777" w:rsidTr="00F731AB">
        <w:tc>
          <w:tcPr>
            <w:tcW w:w="250" w:type="dxa"/>
            <w:hideMark/>
          </w:tcPr>
          <w:p w14:paraId="471DCCFC" w14:textId="77777777" w:rsidR="008A0DC1" w:rsidRPr="008A0DC1" w:rsidRDefault="008A0DC1" w:rsidP="008A0DC1">
            <w:pPr>
              <w:rPr>
                <w:rFonts w:ascii="Cambria" w:hAnsi="Cambria"/>
                <w:sz w:val="18"/>
                <w:szCs w:val="18"/>
              </w:rPr>
            </w:pPr>
            <w:r w:rsidRPr="008A0DC1">
              <w:rPr>
                <w:rFonts w:ascii="Cambria" w:hAnsi="Cambria"/>
                <w:b/>
                <w:bCs/>
                <w:sz w:val="18"/>
                <w:szCs w:val="18"/>
              </w:rPr>
              <w:t>6</w:t>
            </w:r>
          </w:p>
        </w:tc>
        <w:tc>
          <w:tcPr>
            <w:tcW w:w="728" w:type="dxa"/>
            <w:hideMark/>
          </w:tcPr>
          <w:p w14:paraId="5D4DA8D3" w14:textId="77777777" w:rsidR="008A0DC1" w:rsidRPr="008A0DC1" w:rsidRDefault="008A0DC1" w:rsidP="008A0DC1">
            <w:pPr>
              <w:rPr>
                <w:rFonts w:ascii="Cambria" w:hAnsi="Cambria"/>
                <w:sz w:val="18"/>
                <w:szCs w:val="18"/>
              </w:rPr>
            </w:pPr>
            <w:r w:rsidRPr="008A0DC1">
              <w:rPr>
                <w:rFonts w:ascii="Cambria" w:hAnsi="Cambria"/>
                <w:b/>
                <w:bCs/>
                <w:sz w:val="18"/>
                <w:szCs w:val="18"/>
              </w:rPr>
              <w:t>(Zhai et al., 2023)</w:t>
            </w:r>
          </w:p>
        </w:tc>
        <w:tc>
          <w:tcPr>
            <w:tcW w:w="727" w:type="dxa"/>
            <w:hideMark/>
          </w:tcPr>
          <w:p w14:paraId="07529939" w14:textId="77777777" w:rsidR="008A0DC1" w:rsidRPr="008A0DC1" w:rsidRDefault="008A0DC1" w:rsidP="008A0DC1">
            <w:pPr>
              <w:rPr>
                <w:rFonts w:ascii="Cambria" w:hAnsi="Cambria"/>
                <w:sz w:val="18"/>
                <w:szCs w:val="18"/>
              </w:rPr>
            </w:pPr>
            <w:r w:rsidRPr="008A0DC1">
              <w:rPr>
                <w:rFonts w:ascii="Cambria" w:hAnsi="Cambria"/>
                <w:sz w:val="18"/>
                <w:szCs w:val="18"/>
              </w:rPr>
              <w:t>Safety (Behaviors)</w:t>
            </w:r>
          </w:p>
        </w:tc>
        <w:tc>
          <w:tcPr>
            <w:tcW w:w="720" w:type="dxa"/>
            <w:hideMark/>
          </w:tcPr>
          <w:p w14:paraId="06CCC8C6" w14:textId="77777777" w:rsidR="008A0DC1" w:rsidRPr="008A0DC1" w:rsidRDefault="008A0DC1" w:rsidP="008A0DC1">
            <w:pPr>
              <w:rPr>
                <w:rFonts w:ascii="Cambria" w:hAnsi="Cambria"/>
                <w:sz w:val="18"/>
                <w:szCs w:val="18"/>
              </w:rPr>
            </w:pPr>
            <w:r w:rsidRPr="008A0DC1">
              <w:rPr>
                <w:rFonts w:ascii="Cambria" w:hAnsi="Cambria"/>
                <w:sz w:val="18"/>
                <w:szCs w:val="18"/>
              </w:rPr>
              <w:t>B (Fine-Tuned)</w:t>
            </w:r>
          </w:p>
        </w:tc>
        <w:tc>
          <w:tcPr>
            <w:tcW w:w="630" w:type="dxa"/>
            <w:hideMark/>
          </w:tcPr>
          <w:p w14:paraId="793EF5B8" w14:textId="77777777" w:rsidR="008A0DC1" w:rsidRPr="008A0DC1" w:rsidRDefault="008A0DC1" w:rsidP="008A0DC1">
            <w:pPr>
              <w:rPr>
                <w:rFonts w:ascii="Cambria" w:hAnsi="Cambria"/>
                <w:sz w:val="18"/>
                <w:szCs w:val="18"/>
              </w:rPr>
            </w:pPr>
            <w:r w:rsidRPr="008A0DC1">
              <w:rPr>
                <w:rFonts w:ascii="Cambria" w:hAnsi="Cambria"/>
                <w:sz w:val="18"/>
                <w:szCs w:val="18"/>
              </w:rPr>
              <w:t>Images</w:t>
            </w:r>
          </w:p>
        </w:tc>
        <w:tc>
          <w:tcPr>
            <w:tcW w:w="900" w:type="dxa"/>
            <w:hideMark/>
          </w:tcPr>
          <w:p w14:paraId="7F6590F8" w14:textId="77777777" w:rsidR="008A0DC1" w:rsidRPr="008A0DC1" w:rsidRDefault="008A0DC1" w:rsidP="008A0DC1">
            <w:pPr>
              <w:rPr>
                <w:rFonts w:ascii="Cambria" w:hAnsi="Cambria"/>
                <w:sz w:val="18"/>
                <w:szCs w:val="18"/>
              </w:rPr>
            </w:pPr>
            <w:r w:rsidRPr="008A0DC1">
              <w:rPr>
                <w:rFonts w:ascii="Cambria" w:hAnsi="Cambria"/>
                <w:sz w:val="18"/>
                <w:szCs w:val="18"/>
              </w:rPr>
              <w:t>Unsafe Behavior Captioning</w:t>
            </w:r>
          </w:p>
        </w:tc>
        <w:tc>
          <w:tcPr>
            <w:tcW w:w="450" w:type="dxa"/>
            <w:hideMark/>
          </w:tcPr>
          <w:p w14:paraId="7677877B" w14:textId="77777777" w:rsidR="008A0DC1" w:rsidRPr="008A0DC1" w:rsidRDefault="008A0DC1" w:rsidP="008A0DC1">
            <w:pPr>
              <w:rPr>
                <w:rFonts w:ascii="Cambria" w:hAnsi="Cambria"/>
                <w:sz w:val="18"/>
                <w:szCs w:val="18"/>
              </w:rPr>
            </w:pPr>
            <w:r w:rsidRPr="008A0DC1">
              <w:rPr>
                <w:rFonts w:ascii="Cambria" w:hAnsi="Cambria"/>
                <w:sz w:val="18"/>
                <w:szCs w:val="18"/>
              </w:rPr>
              <w:t>Auto</w:t>
            </w:r>
          </w:p>
        </w:tc>
        <w:tc>
          <w:tcPr>
            <w:tcW w:w="810" w:type="dxa"/>
            <w:hideMark/>
          </w:tcPr>
          <w:p w14:paraId="62957098" w14:textId="77777777" w:rsidR="008A0DC1" w:rsidRPr="008A0DC1" w:rsidRDefault="008A0DC1" w:rsidP="008A0DC1">
            <w:pPr>
              <w:rPr>
                <w:rFonts w:ascii="Cambria" w:hAnsi="Cambria"/>
                <w:sz w:val="18"/>
                <w:szCs w:val="18"/>
              </w:rPr>
            </w:pPr>
            <w:r w:rsidRPr="008A0DC1">
              <w:rPr>
                <w:rFonts w:ascii="Cambria" w:hAnsi="Cambria"/>
                <w:sz w:val="18"/>
                <w:szCs w:val="18"/>
              </w:rPr>
              <w:t>Transformer + Attention</w:t>
            </w:r>
          </w:p>
        </w:tc>
        <w:tc>
          <w:tcPr>
            <w:tcW w:w="630" w:type="dxa"/>
            <w:hideMark/>
          </w:tcPr>
          <w:p w14:paraId="1A0D5B40" w14:textId="77777777" w:rsidR="008A0DC1" w:rsidRPr="008A0DC1" w:rsidRDefault="008A0DC1" w:rsidP="008A0DC1">
            <w:pPr>
              <w:rPr>
                <w:rFonts w:ascii="Cambria" w:hAnsi="Cambria"/>
                <w:sz w:val="18"/>
                <w:szCs w:val="18"/>
              </w:rPr>
            </w:pPr>
            <w:r w:rsidRPr="008A0DC1">
              <w:rPr>
                <w:rFonts w:ascii="Cambria" w:hAnsi="Cambria"/>
                <w:sz w:val="18"/>
                <w:szCs w:val="18"/>
              </w:rPr>
              <w:t>Custom</w:t>
            </w:r>
          </w:p>
        </w:tc>
        <w:tc>
          <w:tcPr>
            <w:tcW w:w="720" w:type="dxa"/>
            <w:hideMark/>
          </w:tcPr>
          <w:p w14:paraId="0D726C89" w14:textId="77777777" w:rsidR="008A0DC1" w:rsidRPr="008A0DC1" w:rsidRDefault="008A0DC1" w:rsidP="008A0DC1">
            <w:pPr>
              <w:rPr>
                <w:rFonts w:ascii="Cambria" w:hAnsi="Cambria"/>
                <w:sz w:val="18"/>
                <w:szCs w:val="18"/>
              </w:rPr>
            </w:pPr>
            <w:r w:rsidRPr="008A0DC1">
              <w:rPr>
                <w:rFonts w:ascii="Cambria" w:hAnsi="Cambria"/>
                <w:sz w:val="18"/>
                <w:szCs w:val="18"/>
              </w:rPr>
              <w:t>BLEU, Precision, Recall</w:t>
            </w:r>
          </w:p>
        </w:tc>
        <w:tc>
          <w:tcPr>
            <w:tcW w:w="720" w:type="dxa"/>
            <w:hideMark/>
          </w:tcPr>
          <w:p w14:paraId="79BA85C7" w14:textId="77777777" w:rsidR="008A0DC1" w:rsidRPr="008A0DC1" w:rsidRDefault="008A0DC1" w:rsidP="008A0DC1">
            <w:pPr>
              <w:rPr>
                <w:rFonts w:ascii="Cambria" w:hAnsi="Cambria"/>
                <w:sz w:val="18"/>
                <w:szCs w:val="18"/>
              </w:rPr>
            </w:pPr>
            <w:r w:rsidRPr="008A0DC1">
              <w:rPr>
                <w:rFonts w:ascii="Cambria" w:hAnsi="Cambria"/>
                <w:sz w:val="18"/>
                <w:szCs w:val="18"/>
              </w:rPr>
              <w:t>Cloud</w:t>
            </w:r>
          </w:p>
        </w:tc>
        <w:tc>
          <w:tcPr>
            <w:tcW w:w="2065" w:type="dxa"/>
            <w:hideMark/>
          </w:tcPr>
          <w:p w14:paraId="03AB2479" w14:textId="77777777" w:rsidR="008A0DC1" w:rsidRPr="008A0DC1" w:rsidRDefault="008A0DC1" w:rsidP="008A0DC1">
            <w:pPr>
              <w:rPr>
                <w:rFonts w:ascii="Cambria" w:hAnsi="Cambria"/>
                <w:sz w:val="18"/>
                <w:szCs w:val="18"/>
              </w:rPr>
            </w:pPr>
            <w:r w:rsidRPr="008A0DC1">
              <w:rPr>
                <w:rFonts w:ascii="Cambria" w:hAnsi="Cambria"/>
                <w:sz w:val="18"/>
                <w:szCs w:val="18"/>
              </w:rPr>
              <w:t>Output sentence variation is limited; heavily dependent on the quality of training annotations.</w:t>
            </w:r>
          </w:p>
        </w:tc>
      </w:tr>
      <w:tr w:rsidR="004A173A" w:rsidRPr="008A0DC1" w14:paraId="4E3B3FDA" w14:textId="77777777" w:rsidTr="00F731AB">
        <w:tc>
          <w:tcPr>
            <w:tcW w:w="250" w:type="dxa"/>
            <w:hideMark/>
          </w:tcPr>
          <w:p w14:paraId="20BC8F2B" w14:textId="77777777" w:rsidR="008A0DC1" w:rsidRPr="008A0DC1" w:rsidRDefault="008A0DC1" w:rsidP="008A0DC1">
            <w:pPr>
              <w:rPr>
                <w:rFonts w:ascii="Cambria" w:hAnsi="Cambria"/>
                <w:sz w:val="18"/>
                <w:szCs w:val="18"/>
              </w:rPr>
            </w:pPr>
            <w:r w:rsidRPr="008A0DC1">
              <w:rPr>
                <w:rFonts w:ascii="Cambria" w:hAnsi="Cambria"/>
                <w:b/>
                <w:bCs/>
                <w:sz w:val="18"/>
                <w:szCs w:val="18"/>
              </w:rPr>
              <w:lastRenderedPageBreak/>
              <w:t>7</w:t>
            </w:r>
          </w:p>
        </w:tc>
        <w:tc>
          <w:tcPr>
            <w:tcW w:w="728" w:type="dxa"/>
            <w:hideMark/>
          </w:tcPr>
          <w:p w14:paraId="7CCD37B7" w14:textId="77777777" w:rsidR="008A0DC1" w:rsidRPr="008A0DC1" w:rsidRDefault="008A0DC1" w:rsidP="008A0DC1">
            <w:pPr>
              <w:rPr>
                <w:rFonts w:ascii="Cambria" w:hAnsi="Cambria"/>
                <w:sz w:val="18"/>
                <w:szCs w:val="18"/>
              </w:rPr>
            </w:pPr>
            <w:r w:rsidRPr="008A0DC1">
              <w:rPr>
                <w:rFonts w:ascii="Cambria" w:hAnsi="Cambria"/>
                <w:b/>
                <w:bCs/>
                <w:sz w:val="18"/>
                <w:szCs w:val="18"/>
              </w:rPr>
              <w:t>(Yang et al., 2023)</w:t>
            </w:r>
          </w:p>
        </w:tc>
        <w:tc>
          <w:tcPr>
            <w:tcW w:w="727" w:type="dxa"/>
            <w:hideMark/>
          </w:tcPr>
          <w:p w14:paraId="67DF522D" w14:textId="77777777" w:rsidR="008A0DC1" w:rsidRPr="008A0DC1" w:rsidRDefault="008A0DC1" w:rsidP="008A0DC1">
            <w:pPr>
              <w:rPr>
                <w:rFonts w:ascii="Cambria" w:hAnsi="Cambria"/>
                <w:sz w:val="18"/>
                <w:szCs w:val="18"/>
              </w:rPr>
            </w:pPr>
            <w:r w:rsidRPr="008A0DC1">
              <w:rPr>
                <w:rFonts w:ascii="Cambria" w:hAnsi="Cambria"/>
                <w:sz w:val="18"/>
                <w:szCs w:val="18"/>
              </w:rPr>
              <w:t>Safety (Action ID)</w:t>
            </w:r>
          </w:p>
        </w:tc>
        <w:tc>
          <w:tcPr>
            <w:tcW w:w="720" w:type="dxa"/>
            <w:hideMark/>
          </w:tcPr>
          <w:p w14:paraId="7D607B5C" w14:textId="77777777" w:rsidR="008A0DC1" w:rsidRPr="008A0DC1" w:rsidRDefault="008A0DC1" w:rsidP="008A0DC1">
            <w:pPr>
              <w:rPr>
                <w:rFonts w:ascii="Cambria" w:hAnsi="Cambria"/>
                <w:sz w:val="18"/>
                <w:szCs w:val="18"/>
              </w:rPr>
            </w:pPr>
            <w:r w:rsidRPr="008A0DC1">
              <w:rPr>
                <w:rFonts w:ascii="Cambria" w:hAnsi="Cambria"/>
                <w:sz w:val="18"/>
                <w:szCs w:val="18"/>
              </w:rPr>
              <w:t>B (Fine-Tuned)</w:t>
            </w:r>
          </w:p>
        </w:tc>
        <w:tc>
          <w:tcPr>
            <w:tcW w:w="630" w:type="dxa"/>
            <w:hideMark/>
          </w:tcPr>
          <w:p w14:paraId="796971A7" w14:textId="77777777" w:rsidR="008A0DC1" w:rsidRPr="008A0DC1" w:rsidRDefault="008A0DC1" w:rsidP="008A0DC1">
            <w:pPr>
              <w:rPr>
                <w:rFonts w:ascii="Cambria" w:hAnsi="Cambria"/>
                <w:sz w:val="18"/>
                <w:szCs w:val="18"/>
              </w:rPr>
            </w:pPr>
            <w:r w:rsidRPr="008A0DC1">
              <w:rPr>
                <w:rFonts w:ascii="Cambria" w:hAnsi="Cambria"/>
                <w:sz w:val="18"/>
                <w:szCs w:val="18"/>
              </w:rPr>
              <w:t>Video</w:t>
            </w:r>
          </w:p>
        </w:tc>
        <w:tc>
          <w:tcPr>
            <w:tcW w:w="900" w:type="dxa"/>
            <w:hideMark/>
          </w:tcPr>
          <w:p w14:paraId="5D3A0FF9" w14:textId="77777777" w:rsidR="008A0DC1" w:rsidRPr="008A0DC1" w:rsidRDefault="008A0DC1" w:rsidP="008A0DC1">
            <w:pPr>
              <w:rPr>
                <w:rFonts w:ascii="Cambria" w:hAnsi="Cambria"/>
                <w:sz w:val="18"/>
                <w:szCs w:val="18"/>
              </w:rPr>
            </w:pPr>
            <w:r w:rsidRPr="008A0DC1">
              <w:rPr>
                <w:rFonts w:ascii="Cambria" w:hAnsi="Cambria"/>
                <w:sz w:val="18"/>
                <w:szCs w:val="18"/>
              </w:rPr>
              <w:t>Behavior Recognition</w:t>
            </w:r>
          </w:p>
        </w:tc>
        <w:tc>
          <w:tcPr>
            <w:tcW w:w="450" w:type="dxa"/>
            <w:hideMark/>
          </w:tcPr>
          <w:p w14:paraId="1783AA7C" w14:textId="77777777" w:rsidR="008A0DC1" w:rsidRPr="008A0DC1" w:rsidRDefault="008A0DC1" w:rsidP="008A0DC1">
            <w:pPr>
              <w:rPr>
                <w:rFonts w:ascii="Cambria" w:hAnsi="Cambria"/>
                <w:sz w:val="18"/>
                <w:szCs w:val="18"/>
              </w:rPr>
            </w:pPr>
            <w:r w:rsidRPr="008A0DC1">
              <w:rPr>
                <w:rFonts w:ascii="Cambria" w:hAnsi="Cambria"/>
                <w:sz w:val="18"/>
                <w:szCs w:val="18"/>
              </w:rPr>
              <w:t>Auto</w:t>
            </w:r>
          </w:p>
        </w:tc>
        <w:tc>
          <w:tcPr>
            <w:tcW w:w="810" w:type="dxa"/>
            <w:hideMark/>
          </w:tcPr>
          <w:p w14:paraId="31302785" w14:textId="77777777" w:rsidR="008A0DC1" w:rsidRPr="008A0DC1" w:rsidRDefault="008A0DC1" w:rsidP="008A0DC1">
            <w:pPr>
              <w:rPr>
                <w:rFonts w:ascii="Cambria" w:hAnsi="Cambria"/>
                <w:sz w:val="18"/>
                <w:szCs w:val="18"/>
              </w:rPr>
            </w:pPr>
            <w:r w:rsidRPr="008A0DC1">
              <w:rPr>
                <w:rFonts w:ascii="Cambria" w:hAnsi="Cambria"/>
                <w:sz w:val="18"/>
                <w:szCs w:val="18"/>
              </w:rPr>
              <w:t>STR-Transformer</w:t>
            </w:r>
          </w:p>
        </w:tc>
        <w:tc>
          <w:tcPr>
            <w:tcW w:w="630" w:type="dxa"/>
            <w:hideMark/>
          </w:tcPr>
          <w:p w14:paraId="1F68F64E" w14:textId="77777777" w:rsidR="008A0DC1" w:rsidRPr="008A0DC1" w:rsidRDefault="008A0DC1" w:rsidP="008A0DC1">
            <w:pPr>
              <w:rPr>
                <w:rFonts w:ascii="Cambria" w:hAnsi="Cambria"/>
                <w:sz w:val="18"/>
                <w:szCs w:val="18"/>
              </w:rPr>
            </w:pPr>
            <w:r w:rsidRPr="008A0DC1">
              <w:rPr>
                <w:rFonts w:ascii="Cambria" w:hAnsi="Cambria"/>
                <w:sz w:val="18"/>
                <w:szCs w:val="18"/>
              </w:rPr>
              <w:t>CMA Dataset</w:t>
            </w:r>
          </w:p>
        </w:tc>
        <w:tc>
          <w:tcPr>
            <w:tcW w:w="720" w:type="dxa"/>
            <w:hideMark/>
          </w:tcPr>
          <w:p w14:paraId="18BDD1C6" w14:textId="77777777" w:rsidR="008A0DC1" w:rsidRPr="008A0DC1" w:rsidRDefault="008A0DC1" w:rsidP="008A0DC1">
            <w:pPr>
              <w:rPr>
                <w:rFonts w:ascii="Cambria" w:hAnsi="Cambria"/>
                <w:sz w:val="18"/>
                <w:szCs w:val="18"/>
              </w:rPr>
            </w:pPr>
            <w:r w:rsidRPr="008A0DC1">
              <w:rPr>
                <w:rFonts w:ascii="Cambria" w:hAnsi="Cambria"/>
                <w:sz w:val="18"/>
                <w:szCs w:val="18"/>
              </w:rPr>
              <w:t>Loss, Accuracy</w:t>
            </w:r>
          </w:p>
        </w:tc>
        <w:tc>
          <w:tcPr>
            <w:tcW w:w="720" w:type="dxa"/>
            <w:hideMark/>
          </w:tcPr>
          <w:p w14:paraId="45255EB0" w14:textId="77777777" w:rsidR="008A0DC1" w:rsidRPr="008A0DC1" w:rsidRDefault="008A0DC1" w:rsidP="008A0DC1">
            <w:pPr>
              <w:rPr>
                <w:rFonts w:ascii="Cambria" w:hAnsi="Cambria"/>
                <w:sz w:val="18"/>
                <w:szCs w:val="18"/>
              </w:rPr>
            </w:pPr>
            <w:r w:rsidRPr="008A0DC1">
              <w:rPr>
                <w:rFonts w:ascii="Cambria" w:hAnsi="Cambria"/>
                <w:sz w:val="18"/>
                <w:szCs w:val="18"/>
              </w:rPr>
              <w:t>Cloud</w:t>
            </w:r>
          </w:p>
        </w:tc>
        <w:tc>
          <w:tcPr>
            <w:tcW w:w="2065" w:type="dxa"/>
            <w:hideMark/>
          </w:tcPr>
          <w:p w14:paraId="45AE63E6" w14:textId="77777777" w:rsidR="008A0DC1" w:rsidRPr="008A0DC1" w:rsidRDefault="008A0DC1" w:rsidP="008A0DC1">
            <w:pPr>
              <w:rPr>
                <w:rFonts w:ascii="Cambria" w:hAnsi="Cambria"/>
                <w:sz w:val="18"/>
                <w:szCs w:val="18"/>
              </w:rPr>
            </w:pPr>
            <w:r w:rsidRPr="008A0DC1">
              <w:rPr>
                <w:rFonts w:ascii="Cambria" w:hAnsi="Cambria"/>
                <w:sz w:val="18"/>
                <w:szCs w:val="18"/>
              </w:rPr>
              <w:t>High computational complexity limits real-time application feasibility.</w:t>
            </w:r>
          </w:p>
        </w:tc>
      </w:tr>
      <w:tr w:rsidR="004A173A" w:rsidRPr="008A0DC1" w14:paraId="3E698795" w14:textId="77777777" w:rsidTr="00F731AB">
        <w:tc>
          <w:tcPr>
            <w:tcW w:w="250" w:type="dxa"/>
            <w:hideMark/>
          </w:tcPr>
          <w:p w14:paraId="520D6B1B" w14:textId="77777777" w:rsidR="008A0DC1" w:rsidRPr="008A0DC1" w:rsidRDefault="008A0DC1" w:rsidP="008A0DC1">
            <w:pPr>
              <w:rPr>
                <w:rFonts w:ascii="Cambria" w:hAnsi="Cambria"/>
                <w:sz w:val="18"/>
                <w:szCs w:val="18"/>
              </w:rPr>
            </w:pPr>
            <w:r w:rsidRPr="008A0DC1">
              <w:rPr>
                <w:rFonts w:ascii="Cambria" w:hAnsi="Cambria"/>
                <w:b/>
                <w:bCs/>
                <w:sz w:val="18"/>
                <w:szCs w:val="18"/>
              </w:rPr>
              <w:t>8</w:t>
            </w:r>
          </w:p>
        </w:tc>
        <w:tc>
          <w:tcPr>
            <w:tcW w:w="728" w:type="dxa"/>
            <w:hideMark/>
          </w:tcPr>
          <w:p w14:paraId="67D2CDA3" w14:textId="77777777" w:rsidR="008A0DC1" w:rsidRPr="008A0DC1" w:rsidRDefault="008A0DC1" w:rsidP="008A0DC1">
            <w:pPr>
              <w:rPr>
                <w:rFonts w:ascii="Cambria" w:hAnsi="Cambria"/>
                <w:sz w:val="18"/>
                <w:szCs w:val="18"/>
              </w:rPr>
            </w:pPr>
            <w:r w:rsidRPr="008A0DC1">
              <w:rPr>
                <w:rFonts w:ascii="Cambria" w:hAnsi="Cambria"/>
                <w:b/>
                <w:bCs/>
                <w:sz w:val="18"/>
                <w:szCs w:val="18"/>
              </w:rPr>
              <w:t>(Wang et al., 2024)</w:t>
            </w:r>
          </w:p>
        </w:tc>
        <w:tc>
          <w:tcPr>
            <w:tcW w:w="727" w:type="dxa"/>
            <w:hideMark/>
          </w:tcPr>
          <w:p w14:paraId="1D27D676" w14:textId="77777777" w:rsidR="008A0DC1" w:rsidRPr="008A0DC1" w:rsidRDefault="008A0DC1" w:rsidP="008A0DC1">
            <w:pPr>
              <w:rPr>
                <w:rFonts w:ascii="Cambria" w:hAnsi="Cambria"/>
                <w:sz w:val="18"/>
                <w:szCs w:val="18"/>
              </w:rPr>
            </w:pPr>
            <w:r w:rsidRPr="008A0DC1">
              <w:rPr>
                <w:rFonts w:ascii="Cambria" w:hAnsi="Cambria"/>
                <w:sz w:val="18"/>
                <w:szCs w:val="18"/>
              </w:rPr>
              <w:t>Safety (Hazard ID)</w:t>
            </w:r>
          </w:p>
        </w:tc>
        <w:tc>
          <w:tcPr>
            <w:tcW w:w="720" w:type="dxa"/>
            <w:hideMark/>
          </w:tcPr>
          <w:p w14:paraId="1C5B2418" w14:textId="77777777" w:rsidR="008A0DC1" w:rsidRPr="008A0DC1" w:rsidRDefault="008A0DC1" w:rsidP="008A0DC1">
            <w:pPr>
              <w:rPr>
                <w:rFonts w:ascii="Cambria" w:hAnsi="Cambria"/>
                <w:sz w:val="18"/>
                <w:szCs w:val="18"/>
              </w:rPr>
            </w:pPr>
            <w:r w:rsidRPr="008A0DC1">
              <w:rPr>
                <w:rFonts w:ascii="Cambria" w:hAnsi="Cambria"/>
                <w:sz w:val="18"/>
                <w:szCs w:val="18"/>
              </w:rPr>
              <w:t>B (Fine-Tuned)</w:t>
            </w:r>
          </w:p>
        </w:tc>
        <w:tc>
          <w:tcPr>
            <w:tcW w:w="630" w:type="dxa"/>
            <w:hideMark/>
          </w:tcPr>
          <w:p w14:paraId="6F845B2C" w14:textId="77777777" w:rsidR="008A0DC1" w:rsidRPr="008A0DC1" w:rsidRDefault="008A0DC1" w:rsidP="008A0DC1">
            <w:pPr>
              <w:rPr>
                <w:rFonts w:ascii="Cambria" w:hAnsi="Cambria"/>
                <w:sz w:val="18"/>
                <w:szCs w:val="18"/>
              </w:rPr>
            </w:pPr>
            <w:r w:rsidRPr="008A0DC1">
              <w:rPr>
                <w:rFonts w:ascii="Cambria" w:hAnsi="Cambria"/>
                <w:sz w:val="18"/>
                <w:szCs w:val="18"/>
              </w:rPr>
              <w:t>Image + Text</w:t>
            </w:r>
          </w:p>
        </w:tc>
        <w:tc>
          <w:tcPr>
            <w:tcW w:w="900" w:type="dxa"/>
            <w:hideMark/>
          </w:tcPr>
          <w:p w14:paraId="43AA9880" w14:textId="77777777" w:rsidR="008A0DC1" w:rsidRPr="008A0DC1" w:rsidRDefault="008A0DC1" w:rsidP="008A0DC1">
            <w:pPr>
              <w:rPr>
                <w:rFonts w:ascii="Cambria" w:hAnsi="Cambria"/>
                <w:sz w:val="18"/>
                <w:szCs w:val="18"/>
              </w:rPr>
            </w:pPr>
            <w:r w:rsidRPr="008A0DC1">
              <w:rPr>
                <w:rFonts w:ascii="Cambria" w:hAnsi="Cambria"/>
                <w:sz w:val="18"/>
                <w:szCs w:val="18"/>
              </w:rPr>
              <w:t>Semantic Info Extraction</w:t>
            </w:r>
          </w:p>
        </w:tc>
        <w:tc>
          <w:tcPr>
            <w:tcW w:w="450" w:type="dxa"/>
            <w:hideMark/>
          </w:tcPr>
          <w:p w14:paraId="02A94789" w14:textId="77777777" w:rsidR="008A0DC1" w:rsidRPr="008A0DC1" w:rsidRDefault="008A0DC1" w:rsidP="008A0DC1">
            <w:pPr>
              <w:rPr>
                <w:rFonts w:ascii="Cambria" w:hAnsi="Cambria"/>
                <w:sz w:val="18"/>
                <w:szCs w:val="18"/>
              </w:rPr>
            </w:pPr>
            <w:r w:rsidRPr="008A0DC1">
              <w:rPr>
                <w:rFonts w:ascii="Cambria" w:hAnsi="Cambria"/>
                <w:sz w:val="18"/>
                <w:szCs w:val="18"/>
              </w:rPr>
              <w:t>Auto</w:t>
            </w:r>
          </w:p>
        </w:tc>
        <w:tc>
          <w:tcPr>
            <w:tcW w:w="810" w:type="dxa"/>
            <w:hideMark/>
          </w:tcPr>
          <w:p w14:paraId="332A0EDD" w14:textId="77777777" w:rsidR="008A0DC1" w:rsidRPr="008A0DC1" w:rsidRDefault="008A0DC1" w:rsidP="008A0DC1">
            <w:pPr>
              <w:rPr>
                <w:rFonts w:ascii="Cambria" w:hAnsi="Cambria"/>
                <w:sz w:val="18"/>
                <w:szCs w:val="18"/>
              </w:rPr>
            </w:pPr>
            <w:r w:rsidRPr="008A0DC1">
              <w:rPr>
                <w:rFonts w:ascii="Cambria" w:hAnsi="Cambria"/>
                <w:sz w:val="18"/>
                <w:szCs w:val="18"/>
              </w:rPr>
              <w:t>Transformer Encoder + USE</w:t>
            </w:r>
          </w:p>
        </w:tc>
        <w:tc>
          <w:tcPr>
            <w:tcW w:w="630" w:type="dxa"/>
            <w:hideMark/>
          </w:tcPr>
          <w:p w14:paraId="6F8901B0" w14:textId="77777777" w:rsidR="008A0DC1" w:rsidRPr="008A0DC1" w:rsidRDefault="008A0DC1" w:rsidP="008A0DC1">
            <w:pPr>
              <w:rPr>
                <w:rFonts w:ascii="Cambria" w:hAnsi="Cambria"/>
                <w:sz w:val="18"/>
                <w:szCs w:val="18"/>
              </w:rPr>
            </w:pPr>
            <w:r w:rsidRPr="008A0DC1">
              <w:rPr>
                <w:rFonts w:ascii="Cambria" w:hAnsi="Cambria"/>
                <w:sz w:val="18"/>
                <w:szCs w:val="18"/>
              </w:rPr>
              <w:t>ConDenseCap</w:t>
            </w:r>
          </w:p>
        </w:tc>
        <w:tc>
          <w:tcPr>
            <w:tcW w:w="720" w:type="dxa"/>
            <w:hideMark/>
          </w:tcPr>
          <w:p w14:paraId="76129FC4" w14:textId="77777777" w:rsidR="008A0DC1" w:rsidRPr="008A0DC1" w:rsidRDefault="008A0DC1" w:rsidP="008A0DC1">
            <w:pPr>
              <w:rPr>
                <w:rFonts w:ascii="Cambria" w:hAnsi="Cambria"/>
                <w:sz w:val="18"/>
                <w:szCs w:val="18"/>
              </w:rPr>
            </w:pPr>
            <w:r w:rsidRPr="008A0DC1">
              <w:rPr>
                <w:rFonts w:ascii="Cambria" w:hAnsi="Cambria"/>
                <w:sz w:val="18"/>
                <w:szCs w:val="18"/>
              </w:rPr>
              <w:t>Similarity Matrix</w:t>
            </w:r>
          </w:p>
        </w:tc>
        <w:tc>
          <w:tcPr>
            <w:tcW w:w="720" w:type="dxa"/>
            <w:hideMark/>
          </w:tcPr>
          <w:p w14:paraId="43881285" w14:textId="77777777" w:rsidR="008A0DC1" w:rsidRPr="008A0DC1" w:rsidRDefault="008A0DC1" w:rsidP="008A0DC1">
            <w:pPr>
              <w:rPr>
                <w:rFonts w:ascii="Cambria" w:hAnsi="Cambria"/>
                <w:sz w:val="18"/>
                <w:szCs w:val="18"/>
              </w:rPr>
            </w:pPr>
            <w:r w:rsidRPr="008A0DC1">
              <w:rPr>
                <w:rFonts w:ascii="Cambria" w:hAnsi="Cambria"/>
                <w:sz w:val="18"/>
                <w:szCs w:val="18"/>
              </w:rPr>
              <w:t>Cloud</w:t>
            </w:r>
          </w:p>
        </w:tc>
        <w:tc>
          <w:tcPr>
            <w:tcW w:w="2065" w:type="dxa"/>
            <w:hideMark/>
          </w:tcPr>
          <w:p w14:paraId="563B5CF2" w14:textId="77777777" w:rsidR="008A0DC1" w:rsidRPr="008A0DC1" w:rsidRDefault="008A0DC1" w:rsidP="008A0DC1">
            <w:pPr>
              <w:rPr>
                <w:rFonts w:ascii="Cambria" w:hAnsi="Cambria"/>
                <w:sz w:val="18"/>
                <w:szCs w:val="18"/>
              </w:rPr>
            </w:pPr>
            <w:r w:rsidRPr="008A0DC1">
              <w:rPr>
                <w:rFonts w:ascii="Cambria" w:hAnsi="Cambria"/>
                <w:sz w:val="18"/>
                <w:szCs w:val="18"/>
              </w:rPr>
              <w:t>Challenges in accurately perceiving highly complex scenes with sparse language descriptions.</w:t>
            </w:r>
          </w:p>
        </w:tc>
      </w:tr>
      <w:tr w:rsidR="004A173A" w:rsidRPr="008A0DC1" w14:paraId="6E129565" w14:textId="77777777" w:rsidTr="00F731AB">
        <w:tc>
          <w:tcPr>
            <w:tcW w:w="250" w:type="dxa"/>
            <w:hideMark/>
          </w:tcPr>
          <w:p w14:paraId="71832688" w14:textId="77777777" w:rsidR="008A0DC1" w:rsidRPr="008A0DC1" w:rsidRDefault="008A0DC1" w:rsidP="008A0DC1">
            <w:pPr>
              <w:rPr>
                <w:rFonts w:ascii="Cambria" w:hAnsi="Cambria"/>
                <w:sz w:val="18"/>
                <w:szCs w:val="18"/>
              </w:rPr>
            </w:pPr>
            <w:r w:rsidRPr="008A0DC1">
              <w:rPr>
                <w:rFonts w:ascii="Cambria" w:hAnsi="Cambria"/>
                <w:b/>
                <w:bCs/>
                <w:sz w:val="18"/>
                <w:szCs w:val="18"/>
              </w:rPr>
              <w:t>9</w:t>
            </w:r>
          </w:p>
        </w:tc>
        <w:tc>
          <w:tcPr>
            <w:tcW w:w="728" w:type="dxa"/>
            <w:hideMark/>
          </w:tcPr>
          <w:p w14:paraId="4F6A3394" w14:textId="77777777" w:rsidR="008A0DC1" w:rsidRPr="008A0DC1" w:rsidRDefault="008A0DC1" w:rsidP="008A0DC1">
            <w:pPr>
              <w:rPr>
                <w:rFonts w:ascii="Cambria" w:hAnsi="Cambria"/>
                <w:sz w:val="18"/>
                <w:szCs w:val="18"/>
              </w:rPr>
            </w:pPr>
            <w:r w:rsidRPr="008A0DC1">
              <w:rPr>
                <w:rFonts w:ascii="Cambria" w:hAnsi="Cambria"/>
                <w:b/>
                <w:bCs/>
                <w:sz w:val="18"/>
                <w:szCs w:val="18"/>
              </w:rPr>
              <w:t>(Jung et al., 2024)</w:t>
            </w:r>
          </w:p>
        </w:tc>
        <w:tc>
          <w:tcPr>
            <w:tcW w:w="727" w:type="dxa"/>
            <w:hideMark/>
          </w:tcPr>
          <w:p w14:paraId="38499E7E" w14:textId="77777777" w:rsidR="008A0DC1" w:rsidRPr="008A0DC1" w:rsidRDefault="008A0DC1" w:rsidP="008A0DC1">
            <w:pPr>
              <w:rPr>
                <w:rFonts w:ascii="Cambria" w:hAnsi="Cambria"/>
                <w:sz w:val="18"/>
                <w:szCs w:val="18"/>
              </w:rPr>
            </w:pPr>
            <w:r w:rsidRPr="008A0DC1">
              <w:rPr>
                <w:rFonts w:ascii="Cambria" w:hAnsi="Cambria"/>
                <w:sz w:val="18"/>
                <w:szCs w:val="18"/>
              </w:rPr>
              <w:t>Progress (DCRs)</w:t>
            </w:r>
          </w:p>
        </w:tc>
        <w:tc>
          <w:tcPr>
            <w:tcW w:w="720" w:type="dxa"/>
            <w:hideMark/>
          </w:tcPr>
          <w:p w14:paraId="7B52068F" w14:textId="77777777" w:rsidR="008A0DC1" w:rsidRPr="008A0DC1" w:rsidRDefault="008A0DC1" w:rsidP="008A0DC1">
            <w:pPr>
              <w:rPr>
                <w:rFonts w:ascii="Cambria" w:hAnsi="Cambria"/>
                <w:sz w:val="18"/>
                <w:szCs w:val="18"/>
              </w:rPr>
            </w:pPr>
            <w:r w:rsidRPr="008A0DC1">
              <w:rPr>
                <w:rFonts w:ascii="Cambria" w:hAnsi="Cambria"/>
                <w:sz w:val="18"/>
                <w:szCs w:val="18"/>
              </w:rPr>
              <w:t>B (Fine-Tuned)</w:t>
            </w:r>
          </w:p>
        </w:tc>
        <w:tc>
          <w:tcPr>
            <w:tcW w:w="630" w:type="dxa"/>
            <w:hideMark/>
          </w:tcPr>
          <w:p w14:paraId="14D2A466" w14:textId="77777777" w:rsidR="008A0DC1" w:rsidRPr="008A0DC1" w:rsidRDefault="008A0DC1" w:rsidP="008A0DC1">
            <w:pPr>
              <w:rPr>
                <w:rFonts w:ascii="Cambria" w:hAnsi="Cambria"/>
                <w:sz w:val="18"/>
                <w:szCs w:val="18"/>
              </w:rPr>
            </w:pPr>
            <w:r w:rsidRPr="008A0DC1">
              <w:rPr>
                <w:rFonts w:ascii="Cambria" w:hAnsi="Cambria"/>
                <w:sz w:val="18"/>
                <w:szCs w:val="18"/>
              </w:rPr>
              <w:t>Photologs</w:t>
            </w:r>
          </w:p>
        </w:tc>
        <w:tc>
          <w:tcPr>
            <w:tcW w:w="900" w:type="dxa"/>
            <w:hideMark/>
          </w:tcPr>
          <w:p w14:paraId="6FF987B0" w14:textId="77777777" w:rsidR="008A0DC1" w:rsidRPr="008A0DC1" w:rsidRDefault="008A0DC1" w:rsidP="008A0DC1">
            <w:pPr>
              <w:rPr>
                <w:rFonts w:ascii="Cambria" w:hAnsi="Cambria"/>
                <w:sz w:val="18"/>
                <w:szCs w:val="18"/>
              </w:rPr>
            </w:pPr>
            <w:r w:rsidRPr="008A0DC1">
              <w:rPr>
                <w:rFonts w:ascii="Cambria" w:hAnsi="Cambria"/>
                <w:sz w:val="18"/>
                <w:szCs w:val="18"/>
              </w:rPr>
              <w:t>Image Captioning &amp; Retrieval</w:t>
            </w:r>
          </w:p>
        </w:tc>
        <w:tc>
          <w:tcPr>
            <w:tcW w:w="450" w:type="dxa"/>
            <w:hideMark/>
          </w:tcPr>
          <w:p w14:paraId="52D75256" w14:textId="77777777" w:rsidR="008A0DC1" w:rsidRPr="008A0DC1" w:rsidRDefault="008A0DC1" w:rsidP="008A0DC1">
            <w:pPr>
              <w:rPr>
                <w:rFonts w:ascii="Cambria" w:hAnsi="Cambria"/>
                <w:sz w:val="18"/>
                <w:szCs w:val="18"/>
              </w:rPr>
            </w:pPr>
            <w:r w:rsidRPr="008A0DC1">
              <w:rPr>
                <w:rFonts w:ascii="Cambria" w:hAnsi="Cambria"/>
                <w:sz w:val="18"/>
                <w:szCs w:val="18"/>
              </w:rPr>
              <w:t>Auto</w:t>
            </w:r>
          </w:p>
        </w:tc>
        <w:tc>
          <w:tcPr>
            <w:tcW w:w="810" w:type="dxa"/>
            <w:hideMark/>
          </w:tcPr>
          <w:p w14:paraId="297EA08F" w14:textId="77777777" w:rsidR="008A0DC1" w:rsidRPr="008A0DC1" w:rsidRDefault="008A0DC1" w:rsidP="008A0DC1">
            <w:pPr>
              <w:rPr>
                <w:rFonts w:ascii="Cambria" w:hAnsi="Cambria"/>
                <w:sz w:val="18"/>
                <w:szCs w:val="18"/>
              </w:rPr>
            </w:pPr>
            <w:r w:rsidRPr="008A0DC1">
              <w:rPr>
                <w:rFonts w:ascii="Cambria" w:hAnsi="Cambria"/>
                <w:sz w:val="18"/>
                <w:szCs w:val="18"/>
              </w:rPr>
              <w:t>VisualSiteDiary (mPLUG)</w:t>
            </w:r>
          </w:p>
        </w:tc>
        <w:tc>
          <w:tcPr>
            <w:tcW w:w="630" w:type="dxa"/>
            <w:hideMark/>
          </w:tcPr>
          <w:p w14:paraId="79E25654" w14:textId="77777777" w:rsidR="008A0DC1" w:rsidRPr="008A0DC1" w:rsidRDefault="008A0DC1" w:rsidP="008A0DC1">
            <w:pPr>
              <w:rPr>
                <w:rFonts w:ascii="Cambria" w:hAnsi="Cambria"/>
                <w:sz w:val="18"/>
                <w:szCs w:val="18"/>
              </w:rPr>
            </w:pPr>
            <w:r w:rsidRPr="008A0DC1">
              <w:rPr>
                <w:rFonts w:ascii="Cambria" w:hAnsi="Cambria"/>
                <w:sz w:val="18"/>
                <w:szCs w:val="18"/>
              </w:rPr>
              <w:t>VSD Dataset</w:t>
            </w:r>
          </w:p>
        </w:tc>
        <w:tc>
          <w:tcPr>
            <w:tcW w:w="720" w:type="dxa"/>
            <w:hideMark/>
          </w:tcPr>
          <w:p w14:paraId="7B16C02F" w14:textId="77777777" w:rsidR="008A0DC1" w:rsidRPr="008A0DC1" w:rsidRDefault="008A0DC1" w:rsidP="008A0DC1">
            <w:pPr>
              <w:rPr>
                <w:rFonts w:ascii="Cambria" w:hAnsi="Cambria"/>
                <w:sz w:val="18"/>
                <w:szCs w:val="18"/>
              </w:rPr>
            </w:pPr>
            <w:r w:rsidRPr="008A0DC1">
              <w:rPr>
                <w:rFonts w:ascii="Cambria" w:hAnsi="Cambria"/>
                <w:sz w:val="18"/>
                <w:szCs w:val="18"/>
              </w:rPr>
              <w:t>BLEU, CIDEr, SPICE</w:t>
            </w:r>
          </w:p>
        </w:tc>
        <w:tc>
          <w:tcPr>
            <w:tcW w:w="720" w:type="dxa"/>
            <w:hideMark/>
          </w:tcPr>
          <w:p w14:paraId="32D7CC07" w14:textId="77777777" w:rsidR="008A0DC1" w:rsidRPr="008A0DC1" w:rsidRDefault="008A0DC1" w:rsidP="008A0DC1">
            <w:pPr>
              <w:rPr>
                <w:rFonts w:ascii="Cambria" w:hAnsi="Cambria"/>
                <w:sz w:val="18"/>
                <w:szCs w:val="18"/>
              </w:rPr>
            </w:pPr>
            <w:r w:rsidRPr="008A0DC1">
              <w:rPr>
                <w:rFonts w:ascii="Cambria" w:hAnsi="Cambria"/>
                <w:sz w:val="18"/>
                <w:szCs w:val="18"/>
              </w:rPr>
              <w:t>Cloud</w:t>
            </w:r>
          </w:p>
        </w:tc>
        <w:tc>
          <w:tcPr>
            <w:tcW w:w="2065" w:type="dxa"/>
            <w:hideMark/>
          </w:tcPr>
          <w:p w14:paraId="1BBAF340" w14:textId="77777777" w:rsidR="008A0DC1" w:rsidRPr="008A0DC1" w:rsidRDefault="008A0DC1" w:rsidP="008A0DC1">
            <w:pPr>
              <w:rPr>
                <w:rFonts w:ascii="Cambria" w:hAnsi="Cambria"/>
                <w:sz w:val="18"/>
                <w:szCs w:val="18"/>
              </w:rPr>
            </w:pPr>
            <w:r w:rsidRPr="008A0DC1">
              <w:rPr>
                <w:rFonts w:ascii="Cambria" w:hAnsi="Cambria"/>
                <w:sz w:val="18"/>
                <w:szCs w:val="18"/>
              </w:rPr>
              <w:t>Flattened grid visual features within the pure transformer architecture cause a loss of spatial information.</w:t>
            </w:r>
          </w:p>
        </w:tc>
      </w:tr>
      <w:tr w:rsidR="004A173A" w:rsidRPr="008A0DC1" w14:paraId="3AF13809" w14:textId="77777777" w:rsidTr="00F731AB">
        <w:tc>
          <w:tcPr>
            <w:tcW w:w="250" w:type="dxa"/>
            <w:hideMark/>
          </w:tcPr>
          <w:p w14:paraId="59FA37E7" w14:textId="77777777" w:rsidR="008A0DC1" w:rsidRPr="008A0DC1" w:rsidRDefault="008A0DC1" w:rsidP="008A0DC1">
            <w:pPr>
              <w:rPr>
                <w:rFonts w:ascii="Cambria" w:hAnsi="Cambria"/>
                <w:sz w:val="18"/>
                <w:szCs w:val="18"/>
              </w:rPr>
            </w:pPr>
            <w:r w:rsidRPr="008A0DC1">
              <w:rPr>
                <w:rFonts w:ascii="Cambria" w:hAnsi="Cambria"/>
                <w:b/>
                <w:bCs/>
                <w:sz w:val="18"/>
                <w:szCs w:val="18"/>
              </w:rPr>
              <w:t>10</w:t>
            </w:r>
          </w:p>
        </w:tc>
        <w:tc>
          <w:tcPr>
            <w:tcW w:w="728" w:type="dxa"/>
            <w:hideMark/>
          </w:tcPr>
          <w:p w14:paraId="6F3F8EA1" w14:textId="77777777" w:rsidR="008A0DC1" w:rsidRPr="008A0DC1" w:rsidRDefault="008A0DC1" w:rsidP="008A0DC1">
            <w:pPr>
              <w:rPr>
                <w:rFonts w:ascii="Cambria" w:hAnsi="Cambria"/>
                <w:sz w:val="18"/>
                <w:szCs w:val="18"/>
              </w:rPr>
            </w:pPr>
            <w:r w:rsidRPr="008A0DC1">
              <w:rPr>
                <w:rFonts w:ascii="Cambria" w:hAnsi="Cambria"/>
                <w:b/>
                <w:bCs/>
                <w:sz w:val="18"/>
                <w:szCs w:val="18"/>
              </w:rPr>
              <w:t>(Chen et al., 2024)</w:t>
            </w:r>
          </w:p>
        </w:tc>
        <w:tc>
          <w:tcPr>
            <w:tcW w:w="727" w:type="dxa"/>
            <w:hideMark/>
          </w:tcPr>
          <w:p w14:paraId="744F9E09" w14:textId="77777777" w:rsidR="008A0DC1" w:rsidRPr="008A0DC1" w:rsidRDefault="008A0DC1" w:rsidP="008A0DC1">
            <w:pPr>
              <w:rPr>
                <w:rFonts w:ascii="Cambria" w:hAnsi="Cambria"/>
                <w:sz w:val="18"/>
                <w:szCs w:val="18"/>
              </w:rPr>
            </w:pPr>
            <w:r w:rsidRPr="008A0DC1">
              <w:rPr>
                <w:rFonts w:ascii="Cambria" w:hAnsi="Cambria"/>
                <w:sz w:val="18"/>
                <w:szCs w:val="18"/>
              </w:rPr>
              <w:t>Safety (VQA)</w:t>
            </w:r>
          </w:p>
        </w:tc>
        <w:tc>
          <w:tcPr>
            <w:tcW w:w="720" w:type="dxa"/>
            <w:hideMark/>
          </w:tcPr>
          <w:p w14:paraId="2D6EC0AC" w14:textId="77777777" w:rsidR="008A0DC1" w:rsidRPr="008A0DC1" w:rsidRDefault="008A0DC1" w:rsidP="008A0DC1">
            <w:pPr>
              <w:rPr>
                <w:rFonts w:ascii="Cambria" w:hAnsi="Cambria"/>
                <w:sz w:val="18"/>
                <w:szCs w:val="18"/>
              </w:rPr>
            </w:pPr>
            <w:r w:rsidRPr="008A0DC1">
              <w:rPr>
                <w:rFonts w:ascii="Cambria" w:hAnsi="Cambria"/>
                <w:sz w:val="18"/>
                <w:szCs w:val="18"/>
              </w:rPr>
              <w:t>C (Hybrid)</w:t>
            </w:r>
          </w:p>
        </w:tc>
        <w:tc>
          <w:tcPr>
            <w:tcW w:w="630" w:type="dxa"/>
            <w:hideMark/>
          </w:tcPr>
          <w:p w14:paraId="0CE254A3" w14:textId="77777777" w:rsidR="008A0DC1" w:rsidRPr="008A0DC1" w:rsidRDefault="008A0DC1" w:rsidP="008A0DC1">
            <w:pPr>
              <w:rPr>
                <w:rFonts w:ascii="Cambria" w:hAnsi="Cambria"/>
                <w:sz w:val="18"/>
                <w:szCs w:val="18"/>
              </w:rPr>
            </w:pPr>
            <w:r w:rsidRPr="008A0DC1">
              <w:rPr>
                <w:rFonts w:ascii="Cambria" w:hAnsi="Cambria"/>
                <w:sz w:val="18"/>
                <w:szCs w:val="18"/>
              </w:rPr>
              <w:t>Image + Text</w:t>
            </w:r>
          </w:p>
        </w:tc>
        <w:tc>
          <w:tcPr>
            <w:tcW w:w="900" w:type="dxa"/>
            <w:hideMark/>
          </w:tcPr>
          <w:p w14:paraId="61D5B5FF" w14:textId="77777777" w:rsidR="008A0DC1" w:rsidRPr="008A0DC1" w:rsidRDefault="008A0DC1" w:rsidP="008A0DC1">
            <w:pPr>
              <w:rPr>
                <w:rFonts w:ascii="Cambria" w:hAnsi="Cambria"/>
                <w:sz w:val="18"/>
                <w:szCs w:val="18"/>
              </w:rPr>
            </w:pPr>
            <w:r w:rsidRPr="008A0DC1">
              <w:rPr>
                <w:rFonts w:ascii="Cambria" w:hAnsi="Cambria"/>
                <w:sz w:val="18"/>
                <w:szCs w:val="18"/>
              </w:rPr>
              <w:t>VQA / Image-Text Retrieval</w:t>
            </w:r>
          </w:p>
        </w:tc>
        <w:tc>
          <w:tcPr>
            <w:tcW w:w="450" w:type="dxa"/>
            <w:hideMark/>
          </w:tcPr>
          <w:p w14:paraId="5EB3EE19" w14:textId="77777777" w:rsidR="008A0DC1" w:rsidRPr="008A0DC1" w:rsidRDefault="008A0DC1" w:rsidP="008A0DC1">
            <w:pPr>
              <w:rPr>
                <w:rFonts w:ascii="Cambria" w:hAnsi="Cambria"/>
                <w:sz w:val="18"/>
                <w:szCs w:val="18"/>
              </w:rPr>
            </w:pPr>
            <w:r w:rsidRPr="008A0DC1">
              <w:rPr>
                <w:rFonts w:ascii="Cambria" w:hAnsi="Cambria"/>
                <w:sz w:val="18"/>
                <w:szCs w:val="18"/>
              </w:rPr>
              <w:t>Assistive</w:t>
            </w:r>
          </w:p>
        </w:tc>
        <w:tc>
          <w:tcPr>
            <w:tcW w:w="810" w:type="dxa"/>
            <w:hideMark/>
          </w:tcPr>
          <w:p w14:paraId="37C21597" w14:textId="77777777" w:rsidR="008A0DC1" w:rsidRPr="008A0DC1" w:rsidRDefault="008A0DC1" w:rsidP="008A0DC1">
            <w:pPr>
              <w:rPr>
                <w:rFonts w:ascii="Cambria" w:hAnsi="Cambria"/>
                <w:sz w:val="18"/>
                <w:szCs w:val="18"/>
              </w:rPr>
            </w:pPr>
            <w:r w:rsidRPr="008A0DC1">
              <w:rPr>
                <w:rFonts w:ascii="Cambria" w:hAnsi="Cambria"/>
                <w:sz w:val="18"/>
                <w:szCs w:val="18"/>
              </w:rPr>
              <w:t>VLM + Augmented Reality</w:t>
            </w:r>
          </w:p>
        </w:tc>
        <w:tc>
          <w:tcPr>
            <w:tcW w:w="630" w:type="dxa"/>
            <w:hideMark/>
          </w:tcPr>
          <w:p w14:paraId="2BC319E6" w14:textId="77777777" w:rsidR="008A0DC1" w:rsidRPr="008A0DC1" w:rsidRDefault="008A0DC1" w:rsidP="008A0DC1">
            <w:pPr>
              <w:rPr>
                <w:rFonts w:ascii="Cambria" w:hAnsi="Cambria"/>
                <w:sz w:val="18"/>
                <w:szCs w:val="18"/>
              </w:rPr>
            </w:pPr>
            <w:r w:rsidRPr="008A0DC1">
              <w:rPr>
                <w:rFonts w:ascii="Cambria" w:hAnsi="Cambria"/>
                <w:sz w:val="18"/>
                <w:szCs w:val="18"/>
              </w:rPr>
              <w:t>Custom</w:t>
            </w:r>
          </w:p>
        </w:tc>
        <w:tc>
          <w:tcPr>
            <w:tcW w:w="720" w:type="dxa"/>
            <w:hideMark/>
          </w:tcPr>
          <w:p w14:paraId="76C55070" w14:textId="77777777" w:rsidR="008A0DC1" w:rsidRPr="008A0DC1" w:rsidRDefault="008A0DC1" w:rsidP="008A0DC1">
            <w:pPr>
              <w:rPr>
                <w:rFonts w:ascii="Cambria" w:hAnsi="Cambria"/>
                <w:sz w:val="18"/>
                <w:szCs w:val="18"/>
              </w:rPr>
            </w:pPr>
            <w:r w:rsidRPr="008A0DC1">
              <w:rPr>
                <w:rFonts w:ascii="Cambria" w:hAnsi="Cambria"/>
                <w:sz w:val="18"/>
                <w:szCs w:val="18"/>
              </w:rPr>
              <w:t>Recall@5, SPICE, Accuracy</w:t>
            </w:r>
          </w:p>
        </w:tc>
        <w:tc>
          <w:tcPr>
            <w:tcW w:w="720" w:type="dxa"/>
            <w:hideMark/>
          </w:tcPr>
          <w:p w14:paraId="0AABC842" w14:textId="77777777" w:rsidR="008A0DC1" w:rsidRPr="008A0DC1" w:rsidRDefault="008A0DC1" w:rsidP="008A0DC1">
            <w:pPr>
              <w:rPr>
                <w:rFonts w:ascii="Cambria" w:hAnsi="Cambria"/>
                <w:sz w:val="18"/>
                <w:szCs w:val="18"/>
              </w:rPr>
            </w:pPr>
            <w:r w:rsidRPr="008A0DC1">
              <w:rPr>
                <w:rFonts w:ascii="Cambria" w:hAnsi="Cambria"/>
                <w:sz w:val="18"/>
                <w:szCs w:val="18"/>
              </w:rPr>
              <w:t>Edge (AR)</w:t>
            </w:r>
          </w:p>
        </w:tc>
        <w:tc>
          <w:tcPr>
            <w:tcW w:w="2065" w:type="dxa"/>
            <w:hideMark/>
          </w:tcPr>
          <w:p w14:paraId="7B2E5148" w14:textId="77777777" w:rsidR="008A0DC1" w:rsidRPr="008A0DC1" w:rsidRDefault="008A0DC1" w:rsidP="008A0DC1">
            <w:pPr>
              <w:rPr>
                <w:rFonts w:ascii="Cambria" w:hAnsi="Cambria"/>
                <w:sz w:val="18"/>
                <w:szCs w:val="18"/>
              </w:rPr>
            </w:pPr>
            <w:r w:rsidRPr="008A0DC1">
              <w:rPr>
                <w:rFonts w:ascii="Cambria" w:hAnsi="Cambria"/>
                <w:sz w:val="18"/>
                <w:szCs w:val="18"/>
              </w:rPr>
              <w:t>Reduced accuracy in answering complex "danger type" and recommendation queries due to linguistic ambiguity.</w:t>
            </w:r>
          </w:p>
        </w:tc>
      </w:tr>
      <w:tr w:rsidR="004A173A" w:rsidRPr="008A0DC1" w14:paraId="5A444BF8" w14:textId="77777777" w:rsidTr="00F731AB">
        <w:tc>
          <w:tcPr>
            <w:tcW w:w="250" w:type="dxa"/>
            <w:hideMark/>
          </w:tcPr>
          <w:p w14:paraId="52FF74EE" w14:textId="77777777" w:rsidR="008A0DC1" w:rsidRPr="008A0DC1" w:rsidRDefault="008A0DC1" w:rsidP="008A0DC1">
            <w:pPr>
              <w:rPr>
                <w:rFonts w:ascii="Cambria" w:hAnsi="Cambria"/>
                <w:sz w:val="18"/>
                <w:szCs w:val="18"/>
              </w:rPr>
            </w:pPr>
            <w:r w:rsidRPr="008A0DC1">
              <w:rPr>
                <w:rFonts w:ascii="Cambria" w:hAnsi="Cambria"/>
                <w:b/>
                <w:bCs/>
                <w:sz w:val="18"/>
                <w:szCs w:val="18"/>
              </w:rPr>
              <w:t>11</w:t>
            </w:r>
          </w:p>
        </w:tc>
        <w:tc>
          <w:tcPr>
            <w:tcW w:w="728" w:type="dxa"/>
            <w:hideMark/>
          </w:tcPr>
          <w:p w14:paraId="2D35A920" w14:textId="77777777" w:rsidR="008A0DC1" w:rsidRPr="008A0DC1" w:rsidRDefault="008A0DC1" w:rsidP="008A0DC1">
            <w:pPr>
              <w:rPr>
                <w:rFonts w:ascii="Cambria" w:hAnsi="Cambria"/>
                <w:sz w:val="18"/>
                <w:szCs w:val="18"/>
              </w:rPr>
            </w:pPr>
            <w:r w:rsidRPr="008A0DC1">
              <w:rPr>
                <w:rFonts w:ascii="Cambria" w:hAnsi="Cambria"/>
                <w:b/>
                <w:bCs/>
                <w:sz w:val="18"/>
                <w:szCs w:val="18"/>
              </w:rPr>
              <w:t>(Hussain et al., 2026)</w:t>
            </w:r>
          </w:p>
        </w:tc>
        <w:tc>
          <w:tcPr>
            <w:tcW w:w="727" w:type="dxa"/>
            <w:hideMark/>
          </w:tcPr>
          <w:p w14:paraId="7EA60238" w14:textId="77777777" w:rsidR="008A0DC1" w:rsidRPr="008A0DC1" w:rsidRDefault="008A0DC1" w:rsidP="008A0DC1">
            <w:pPr>
              <w:rPr>
                <w:rFonts w:ascii="Cambria" w:hAnsi="Cambria"/>
                <w:sz w:val="18"/>
                <w:szCs w:val="18"/>
              </w:rPr>
            </w:pPr>
            <w:r w:rsidRPr="008A0DC1">
              <w:rPr>
                <w:rFonts w:ascii="Cambria" w:hAnsi="Cambria"/>
                <w:sz w:val="18"/>
                <w:szCs w:val="18"/>
              </w:rPr>
              <w:t>Safety (Inspection)</w:t>
            </w:r>
          </w:p>
        </w:tc>
        <w:tc>
          <w:tcPr>
            <w:tcW w:w="720" w:type="dxa"/>
            <w:hideMark/>
          </w:tcPr>
          <w:p w14:paraId="41B01721" w14:textId="77777777" w:rsidR="008A0DC1" w:rsidRPr="008A0DC1" w:rsidRDefault="008A0DC1" w:rsidP="008A0DC1">
            <w:pPr>
              <w:rPr>
                <w:rFonts w:ascii="Cambria" w:hAnsi="Cambria"/>
                <w:sz w:val="18"/>
                <w:szCs w:val="18"/>
              </w:rPr>
            </w:pPr>
            <w:r w:rsidRPr="008A0DC1">
              <w:rPr>
                <w:rFonts w:ascii="Cambria" w:hAnsi="Cambria"/>
                <w:sz w:val="18"/>
                <w:szCs w:val="18"/>
              </w:rPr>
              <w:t>C (Hybrid)</w:t>
            </w:r>
          </w:p>
        </w:tc>
        <w:tc>
          <w:tcPr>
            <w:tcW w:w="630" w:type="dxa"/>
            <w:hideMark/>
          </w:tcPr>
          <w:p w14:paraId="1B741F56" w14:textId="77777777" w:rsidR="008A0DC1" w:rsidRPr="008A0DC1" w:rsidRDefault="008A0DC1" w:rsidP="008A0DC1">
            <w:pPr>
              <w:rPr>
                <w:rFonts w:ascii="Cambria" w:hAnsi="Cambria"/>
                <w:sz w:val="18"/>
                <w:szCs w:val="18"/>
              </w:rPr>
            </w:pPr>
            <w:r w:rsidRPr="008A0DC1">
              <w:rPr>
                <w:rFonts w:ascii="Cambria" w:hAnsi="Cambria"/>
                <w:sz w:val="18"/>
                <w:szCs w:val="18"/>
              </w:rPr>
              <w:t>Images</w:t>
            </w:r>
          </w:p>
        </w:tc>
        <w:tc>
          <w:tcPr>
            <w:tcW w:w="900" w:type="dxa"/>
            <w:hideMark/>
          </w:tcPr>
          <w:p w14:paraId="50E2F19F" w14:textId="77777777" w:rsidR="008A0DC1" w:rsidRPr="008A0DC1" w:rsidRDefault="008A0DC1" w:rsidP="008A0DC1">
            <w:pPr>
              <w:rPr>
                <w:rFonts w:ascii="Cambria" w:hAnsi="Cambria"/>
                <w:sz w:val="18"/>
                <w:szCs w:val="18"/>
              </w:rPr>
            </w:pPr>
            <w:r w:rsidRPr="008A0DC1">
              <w:rPr>
                <w:rFonts w:ascii="Cambria" w:hAnsi="Cambria"/>
                <w:sz w:val="18"/>
                <w:szCs w:val="18"/>
              </w:rPr>
              <w:t>Hazard Detection &amp; Captioning</w:t>
            </w:r>
          </w:p>
        </w:tc>
        <w:tc>
          <w:tcPr>
            <w:tcW w:w="450" w:type="dxa"/>
            <w:hideMark/>
          </w:tcPr>
          <w:p w14:paraId="2D5C3043" w14:textId="77777777" w:rsidR="008A0DC1" w:rsidRPr="008A0DC1" w:rsidRDefault="008A0DC1" w:rsidP="008A0DC1">
            <w:pPr>
              <w:rPr>
                <w:rFonts w:ascii="Cambria" w:hAnsi="Cambria"/>
                <w:sz w:val="18"/>
                <w:szCs w:val="18"/>
              </w:rPr>
            </w:pPr>
            <w:r w:rsidRPr="008A0DC1">
              <w:rPr>
                <w:rFonts w:ascii="Cambria" w:hAnsi="Cambria"/>
                <w:sz w:val="18"/>
                <w:szCs w:val="18"/>
              </w:rPr>
              <w:t>Assistive</w:t>
            </w:r>
          </w:p>
        </w:tc>
        <w:tc>
          <w:tcPr>
            <w:tcW w:w="810" w:type="dxa"/>
            <w:hideMark/>
          </w:tcPr>
          <w:p w14:paraId="44B44977" w14:textId="77777777" w:rsidR="008A0DC1" w:rsidRPr="008A0DC1" w:rsidRDefault="008A0DC1" w:rsidP="008A0DC1">
            <w:pPr>
              <w:rPr>
                <w:rFonts w:ascii="Cambria" w:hAnsi="Cambria"/>
                <w:sz w:val="18"/>
                <w:szCs w:val="18"/>
              </w:rPr>
            </w:pPr>
            <w:r w:rsidRPr="008A0DC1">
              <w:rPr>
                <w:rFonts w:ascii="Cambria" w:hAnsi="Cambria"/>
                <w:sz w:val="18"/>
                <w:szCs w:val="18"/>
              </w:rPr>
              <w:t>YOLO + LLM</w:t>
            </w:r>
          </w:p>
        </w:tc>
        <w:tc>
          <w:tcPr>
            <w:tcW w:w="630" w:type="dxa"/>
            <w:hideMark/>
          </w:tcPr>
          <w:p w14:paraId="53732CE0" w14:textId="77777777" w:rsidR="008A0DC1" w:rsidRPr="008A0DC1" w:rsidRDefault="008A0DC1" w:rsidP="008A0DC1">
            <w:pPr>
              <w:rPr>
                <w:rFonts w:ascii="Cambria" w:hAnsi="Cambria"/>
                <w:sz w:val="18"/>
                <w:szCs w:val="18"/>
              </w:rPr>
            </w:pPr>
            <w:r w:rsidRPr="008A0DC1">
              <w:rPr>
                <w:rFonts w:ascii="Cambria" w:hAnsi="Cambria"/>
                <w:sz w:val="18"/>
                <w:szCs w:val="18"/>
              </w:rPr>
              <w:t>Custom</w:t>
            </w:r>
          </w:p>
        </w:tc>
        <w:tc>
          <w:tcPr>
            <w:tcW w:w="720" w:type="dxa"/>
            <w:hideMark/>
          </w:tcPr>
          <w:p w14:paraId="048D74A1" w14:textId="77777777" w:rsidR="008A0DC1" w:rsidRPr="008A0DC1" w:rsidRDefault="008A0DC1" w:rsidP="008A0DC1">
            <w:pPr>
              <w:rPr>
                <w:rFonts w:ascii="Cambria" w:hAnsi="Cambria"/>
                <w:sz w:val="18"/>
                <w:szCs w:val="18"/>
              </w:rPr>
            </w:pPr>
            <w:r w:rsidRPr="008A0DC1">
              <w:rPr>
                <w:rFonts w:ascii="Cambria" w:hAnsi="Cambria"/>
                <w:sz w:val="18"/>
                <w:szCs w:val="18"/>
              </w:rPr>
              <w:t>BLEU, ROUGE, BERTScore</w:t>
            </w:r>
          </w:p>
        </w:tc>
        <w:tc>
          <w:tcPr>
            <w:tcW w:w="720" w:type="dxa"/>
            <w:hideMark/>
          </w:tcPr>
          <w:p w14:paraId="41C00381" w14:textId="77777777" w:rsidR="008A0DC1" w:rsidRPr="008A0DC1" w:rsidRDefault="008A0DC1" w:rsidP="008A0DC1">
            <w:pPr>
              <w:rPr>
                <w:rFonts w:ascii="Cambria" w:hAnsi="Cambria"/>
                <w:sz w:val="18"/>
                <w:szCs w:val="18"/>
              </w:rPr>
            </w:pPr>
            <w:r w:rsidRPr="008A0DC1">
              <w:rPr>
                <w:rFonts w:ascii="Cambria" w:hAnsi="Cambria"/>
                <w:sz w:val="18"/>
                <w:szCs w:val="18"/>
              </w:rPr>
              <w:t>Mobile / Edge</w:t>
            </w:r>
          </w:p>
        </w:tc>
        <w:tc>
          <w:tcPr>
            <w:tcW w:w="2065" w:type="dxa"/>
            <w:hideMark/>
          </w:tcPr>
          <w:p w14:paraId="7E533C7C" w14:textId="77777777" w:rsidR="008A0DC1" w:rsidRPr="008A0DC1" w:rsidRDefault="008A0DC1" w:rsidP="008A0DC1">
            <w:pPr>
              <w:rPr>
                <w:rFonts w:ascii="Cambria" w:hAnsi="Cambria"/>
                <w:sz w:val="18"/>
                <w:szCs w:val="18"/>
              </w:rPr>
            </w:pPr>
            <w:r w:rsidRPr="008A0DC1">
              <w:rPr>
                <w:rFonts w:ascii="Cambria" w:hAnsi="Cambria"/>
                <w:sz w:val="18"/>
                <w:szCs w:val="18"/>
              </w:rPr>
              <w:t>Stability and reliability are constrained by mobile device processing limits and dynamic site conditions.</w:t>
            </w:r>
          </w:p>
        </w:tc>
      </w:tr>
      <w:tr w:rsidR="004A173A" w:rsidRPr="008A0DC1" w14:paraId="7E27BB0B" w14:textId="77777777" w:rsidTr="00F731AB">
        <w:tc>
          <w:tcPr>
            <w:tcW w:w="250" w:type="dxa"/>
            <w:hideMark/>
          </w:tcPr>
          <w:p w14:paraId="09234ABB" w14:textId="77777777" w:rsidR="008A0DC1" w:rsidRPr="008A0DC1" w:rsidRDefault="008A0DC1" w:rsidP="008A0DC1">
            <w:pPr>
              <w:rPr>
                <w:rFonts w:ascii="Cambria" w:hAnsi="Cambria"/>
                <w:sz w:val="18"/>
                <w:szCs w:val="18"/>
              </w:rPr>
            </w:pPr>
            <w:r w:rsidRPr="008A0DC1">
              <w:rPr>
                <w:rFonts w:ascii="Cambria" w:hAnsi="Cambria"/>
                <w:b/>
                <w:bCs/>
                <w:sz w:val="18"/>
                <w:szCs w:val="18"/>
              </w:rPr>
              <w:t>12</w:t>
            </w:r>
          </w:p>
        </w:tc>
        <w:tc>
          <w:tcPr>
            <w:tcW w:w="728" w:type="dxa"/>
            <w:hideMark/>
          </w:tcPr>
          <w:p w14:paraId="29F68F0C" w14:textId="77777777" w:rsidR="008A0DC1" w:rsidRPr="008A0DC1" w:rsidRDefault="008A0DC1" w:rsidP="008A0DC1">
            <w:pPr>
              <w:rPr>
                <w:rFonts w:ascii="Cambria" w:hAnsi="Cambria"/>
                <w:sz w:val="18"/>
                <w:szCs w:val="18"/>
              </w:rPr>
            </w:pPr>
            <w:r w:rsidRPr="008A0DC1">
              <w:rPr>
                <w:rFonts w:ascii="Cambria" w:hAnsi="Cambria"/>
                <w:b/>
                <w:bCs/>
                <w:sz w:val="18"/>
                <w:szCs w:val="18"/>
              </w:rPr>
              <w:t>(Chan et al., 2025)</w:t>
            </w:r>
          </w:p>
        </w:tc>
        <w:tc>
          <w:tcPr>
            <w:tcW w:w="727" w:type="dxa"/>
            <w:hideMark/>
          </w:tcPr>
          <w:p w14:paraId="72DA9227" w14:textId="77777777" w:rsidR="008A0DC1" w:rsidRPr="008A0DC1" w:rsidRDefault="008A0DC1" w:rsidP="008A0DC1">
            <w:pPr>
              <w:rPr>
                <w:rFonts w:ascii="Cambria" w:hAnsi="Cambria"/>
                <w:sz w:val="18"/>
                <w:szCs w:val="18"/>
              </w:rPr>
            </w:pPr>
            <w:r w:rsidRPr="008A0DC1">
              <w:rPr>
                <w:rFonts w:ascii="Cambria" w:hAnsi="Cambria"/>
                <w:sz w:val="18"/>
                <w:szCs w:val="18"/>
              </w:rPr>
              <w:t>Safety (Compliance)</w:t>
            </w:r>
          </w:p>
        </w:tc>
        <w:tc>
          <w:tcPr>
            <w:tcW w:w="720" w:type="dxa"/>
            <w:hideMark/>
          </w:tcPr>
          <w:p w14:paraId="4625D75B" w14:textId="77777777" w:rsidR="008A0DC1" w:rsidRPr="008A0DC1" w:rsidRDefault="008A0DC1" w:rsidP="008A0DC1">
            <w:pPr>
              <w:rPr>
                <w:rFonts w:ascii="Cambria" w:hAnsi="Cambria"/>
                <w:sz w:val="18"/>
                <w:szCs w:val="18"/>
              </w:rPr>
            </w:pPr>
            <w:r w:rsidRPr="008A0DC1">
              <w:rPr>
                <w:rFonts w:ascii="Cambria" w:hAnsi="Cambria"/>
                <w:sz w:val="18"/>
                <w:szCs w:val="18"/>
              </w:rPr>
              <w:t>C (Hybrid)</w:t>
            </w:r>
          </w:p>
        </w:tc>
        <w:tc>
          <w:tcPr>
            <w:tcW w:w="630" w:type="dxa"/>
            <w:hideMark/>
          </w:tcPr>
          <w:p w14:paraId="34C39B32" w14:textId="77777777" w:rsidR="008A0DC1" w:rsidRPr="008A0DC1" w:rsidRDefault="008A0DC1" w:rsidP="008A0DC1">
            <w:pPr>
              <w:rPr>
                <w:rFonts w:ascii="Cambria" w:hAnsi="Cambria"/>
                <w:sz w:val="18"/>
                <w:szCs w:val="18"/>
              </w:rPr>
            </w:pPr>
            <w:r w:rsidRPr="008A0DC1">
              <w:rPr>
                <w:rFonts w:ascii="Cambria" w:hAnsi="Cambria"/>
                <w:sz w:val="18"/>
                <w:szCs w:val="18"/>
              </w:rPr>
              <w:t>Image + Text</w:t>
            </w:r>
          </w:p>
        </w:tc>
        <w:tc>
          <w:tcPr>
            <w:tcW w:w="900" w:type="dxa"/>
            <w:hideMark/>
          </w:tcPr>
          <w:p w14:paraId="4F259E89" w14:textId="77777777" w:rsidR="008A0DC1" w:rsidRPr="008A0DC1" w:rsidRDefault="008A0DC1" w:rsidP="008A0DC1">
            <w:pPr>
              <w:rPr>
                <w:rFonts w:ascii="Cambria" w:hAnsi="Cambria"/>
                <w:sz w:val="18"/>
                <w:szCs w:val="18"/>
              </w:rPr>
            </w:pPr>
            <w:r w:rsidRPr="008A0DC1">
              <w:rPr>
                <w:rFonts w:ascii="Cambria" w:hAnsi="Cambria"/>
                <w:sz w:val="18"/>
                <w:szCs w:val="18"/>
              </w:rPr>
              <w:t>VQA / Compliance Checking</w:t>
            </w:r>
          </w:p>
        </w:tc>
        <w:tc>
          <w:tcPr>
            <w:tcW w:w="450" w:type="dxa"/>
            <w:hideMark/>
          </w:tcPr>
          <w:p w14:paraId="713FD1A5" w14:textId="77777777" w:rsidR="008A0DC1" w:rsidRPr="008A0DC1" w:rsidRDefault="008A0DC1" w:rsidP="008A0DC1">
            <w:pPr>
              <w:rPr>
                <w:rFonts w:ascii="Cambria" w:hAnsi="Cambria"/>
                <w:sz w:val="18"/>
                <w:szCs w:val="18"/>
              </w:rPr>
            </w:pPr>
            <w:r w:rsidRPr="008A0DC1">
              <w:rPr>
                <w:rFonts w:ascii="Cambria" w:hAnsi="Cambria"/>
                <w:sz w:val="18"/>
                <w:szCs w:val="18"/>
              </w:rPr>
              <w:t>Auto</w:t>
            </w:r>
          </w:p>
        </w:tc>
        <w:tc>
          <w:tcPr>
            <w:tcW w:w="810" w:type="dxa"/>
            <w:hideMark/>
          </w:tcPr>
          <w:p w14:paraId="385AAC04" w14:textId="77777777" w:rsidR="008A0DC1" w:rsidRPr="008A0DC1" w:rsidRDefault="008A0DC1" w:rsidP="008A0DC1">
            <w:pPr>
              <w:rPr>
                <w:rFonts w:ascii="Cambria" w:hAnsi="Cambria"/>
                <w:sz w:val="18"/>
                <w:szCs w:val="18"/>
              </w:rPr>
            </w:pPr>
            <w:r w:rsidRPr="008A0DC1">
              <w:rPr>
                <w:rFonts w:ascii="Cambria" w:hAnsi="Cambria"/>
                <w:sz w:val="18"/>
                <w:szCs w:val="18"/>
              </w:rPr>
              <w:t>CogAgent + LoRA + Ontology</w:t>
            </w:r>
          </w:p>
        </w:tc>
        <w:tc>
          <w:tcPr>
            <w:tcW w:w="630" w:type="dxa"/>
            <w:hideMark/>
          </w:tcPr>
          <w:p w14:paraId="0985DFB6" w14:textId="77777777" w:rsidR="008A0DC1" w:rsidRPr="008A0DC1" w:rsidRDefault="008A0DC1" w:rsidP="008A0DC1">
            <w:pPr>
              <w:rPr>
                <w:rFonts w:ascii="Cambria" w:hAnsi="Cambria"/>
                <w:sz w:val="18"/>
                <w:szCs w:val="18"/>
              </w:rPr>
            </w:pPr>
            <w:r w:rsidRPr="008A0DC1">
              <w:rPr>
                <w:rFonts w:ascii="Cambria" w:hAnsi="Cambria"/>
                <w:sz w:val="18"/>
                <w:szCs w:val="18"/>
              </w:rPr>
              <w:t>Custom</w:t>
            </w:r>
          </w:p>
        </w:tc>
        <w:tc>
          <w:tcPr>
            <w:tcW w:w="720" w:type="dxa"/>
            <w:hideMark/>
          </w:tcPr>
          <w:p w14:paraId="6FE3FCD1" w14:textId="77777777" w:rsidR="008A0DC1" w:rsidRPr="008A0DC1" w:rsidRDefault="008A0DC1" w:rsidP="008A0DC1">
            <w:pPr>
              <w:rPr>
                <w:rFonts w:ascii="Cambria" w:hAnsi="Cambria"/>
                <w:sz w:val="18"/>
                <w:szCs w:val="18"/>
              </w:rPr>
            </w:pPr>
            <w:r w:rsidRPr="008A0DC1">
              <w:rPr>
                <w:rFonts w:ascii="Cambria" w:hAnsi="Cambria"/>
                <w:sz w:val="18"/>
                <w:szCs w:val="18"/>
              </w:rPr>
              <w:t>Sensitivity, Specificity, F1</w:t>
            </w:r>
          </w:p>
        </w:tc>
        <w:tc>
          <w:tcPr>
            <w:tcW w:w="720" w:type="dxa"/>
            <w:hideMark/>
          </w:tcPr>
          <w:p w14:paraId="1866C481" w14:textId="77777777" w:rsidR="008A0DC1" w:rsidRPr="008A0DC1" w:rsidRDefault="008A0DC1" w:rsidP="008A0DC1">
            <w:pPr>
              <w:rPr>
                <w:rFonts w:ascii="Cambria" w:hAnsi="Cambria"/>
                <w:sz w:val="18"/>
                <w:szCs w:val="18"/>
              </w:rPr>
            </w:pPr>
            <w:r w:rsidRPr="008A0DC1">
              <w:rPr>
                <w:rFonts w:ascii="Cambria" w:hAnsi="Cambria"/>
                <w:sz w:val="18"/>
                <w:szCs w:val="18"/>
              </w:rPr>
              <w:t>Cloud</w:t>
            </w:r>
          </w:p>
        </w:tc>
        <w:tc>
          <w:tcPr>
            <w:tcW w:w="2065" w:type="dxa"/>
            <w:hideMark/>
          </w:tcPr>
          <w:p w14:paraId="398D55F7" w14:textId="77777777" w:rsidR="008A0DC1" w:rsidRPr="008A0DC1" w:rsidRDefault="008A0DC1" w:rsidP="008A0DC1">
            <w:pPr>
              <w:rPr>
                <w:rFonts w:ascii="Cambria" w:hAnsi="Cambria"/>
                <w:sz w:val="18"/>
                <w:szCs w:val="18"/>
              </w:rPr>
            </w:pPr>
            <w:r w:rsidRPr="008A0DC1">
              <w:rPr>
                <w:rFonts w:ascii="Cambria" w:hAnsi="Cambria"/>
                <w:sz w:val="18"/>
                <w:szCs w:val="18"/>
              </w:rPr>
              <w:t>Requires continuous manual ontology updates to accommodate new, site-specific safety regulations.</w:t>
            </w:r>
          </w:p>
        </w:tc>
      </w:tr>
      <w:tr w:rsidR="004A173A" w:rsidRPr="008A0DC1" w14:paraId="7A161A02" w14:textId="77777777" w:rsidTr="00F731AB">
        <w:tc>
          <w:tcPr>
            <w:tcW w:w="250" w:type="dxa"/>
            <w:hideMark/>
          </w:tcPr>
          <w:p w14:paraId="553F9ECA" w14:textId="77777777" w:rsidR="008A0DC1" w:rsidRPr="008A0DC1" w:rsidRDefault="008A0DC1" w:rsidP="008A0DC1">
            <w:pPr>
              <w:rPr>
                <w:rFonts w:ascii="Cambria" w:hAnsi="Cambria"/>
                <w:sz w:val="18"/>
                <w:szCs w:val="18"/>
              </w:rPr>
            </w:pPr>
            <w:r w:rsidRPr="008A0DC1">
              <w:rPr>
                <w:rFonts w:ascii="Cambria" w:hAnsi="Cambria"/>
                <w:b/>
                <w:bCs/>
                <w:sz w:val="18"/>
                <w:szCs w:val="18"/>
              </w:rPr>
              <w:t>13</w:t>
            </w:r>
          </w:p>
        </w:tc>
        <w:tc>
          <w:tcPr>
            <w:tcW w:w="728" w:type="dxa"/>
            <w:hideMark/>
          </w:tcPr>
          <w:p w14:paraId="04BB86B9" w14:textId="77777777" w:rsidR="008A0DC1" w:rsidRPr="008A0DC1" w:rsidRDefault="008A0DC1" w:rsidP="008A0DC1">
            <w:pPr>
              <w:rPr>
                <w:rFonts w:ascii="Cambria" w:hAnsi="Cambria"/>
                <w:sz w:val="18"/>
                <w:szCs w:val="18"/>
              </w:rPr>
            </w:pPr>
            <w:r w:rsidRPr="008A0DC1">
              <w:rPr>
                <w:rFonts w:ascii="Cambria" w:hAnsi="Cambria"/>
                <w:b/>
                <w:bCs/>
                <w:sz w:val="18"/>
                <w:szCs w:val="18"/>
              </w:rPr>
              <w:t>(Xiao et al., 2024)</w:t>
            </w:r>
          </w:p>
        </w:tc>
        <w:tc>
          <w:tcPr>
            <w:tcW w:w="727" w:type="dxa"/>
            <w:hideMark/>
          </w:tcPr>
          <w:p w14:paraId="292C2ACB" w14:textId="77777777" w:rsidR="008A0DC1" w:rsidRPr="008A0DC1" w:rsidRDefault="008A0DC1" w:rsidP="008A0DC1">
            <w:pPr>
              <w:rPr>
                <w:rFonts w:ascii="Cambria" w:hAnsi="Cambria"/>
                <w:sz w:val="18"/>
                <w:szCs w:val="18"/>
              </w:rPr>
            </w:pPr>
            <w:r w:rsidRPr="008A0DC1">
              <w:rPr>
                <w:rFonts w:ascii="Cambria" w:hAnsi="Cambria"/>
                <w:sz w:val="18"/>
                <w:szCs w:val="18"/>
              </w:rPr>
              <w:t>Progress (Daily Logs)</w:t>
            </w:r>
          </w:p>
        </w:tc>
        <w:tc>
          <w:tcPr>
            <w:tcW w:w="720" w:type="dxa"/>
            <w:hideMark/>
          </w:tcPr>
          <w:p w14:paraId="1E728172" w14:textId="77777777" w:rsidR="008A0DC1" w:rsidRPr="008A0DC1" w:rsidRDefault="008A0DC1" w:rsidP="008A0DC1">
            <w:pPr>
              <w:rPr>
                <w:rFonts w:ascii="Cambria" w:hAnsi="Cambria"/>
                <w:sz w:val="18"/>
                <w:szCs w:val="18"/>
              </w:rPr>
            </w:pPr>
            <w:r w:rsidRPr="008A0DC1">
              <w:rPr>
                <w:rFonts w:ascii="Cambria" w:hAnsi="Cambria"/>
                <w:sz w:val="18"/>
                <w:szCs w:val="18"/>
              </w:rPr>
              <w:t>C (Hybrid)</w:t>
            </w:r>
          </w:p>
        </w:tc>
        <w:tc>
          <w:tcPr>
            <w:tcW w:w="630" w:type="dxa"/>
            <w:hideMark/>
          </w:tcPr>
          <w:p w14:paraId="29DCA1C5" w14:textId="77777777" w:rsidR="008A0DC1" w:rsidRPr="008A0DC1" w:rsidRDefault="008A0DC1" w:rsidP="008A0DC1">
            <w:pPr>
              <w:rPr>
                <w:rFonts w:ascii="Cambria" w:hAnsi="Cambria"/>
                <w:sz w:val="18"/>
                <w:szCs w:val="18"/>
              </w:rPr>
            </w:pPr>
            <w:r w:rsidRPr="008A0DC1">
              <w:rPr>
                <w:rFonts w:ascii="Cambria" w:hAnsi="Cambria"/>
                <w:sz w:val="18"/>
                <w:szCs w:val="18"/>
              </w:rPr>
              <w:t>Video</w:t>
            </w:r>
          </w:p>
        </w:tc>
        <w:tc>
          <w:tcPr>
            <w:tcW w:w="900" w:type="dxa"/>
            <w:hideMark/>
          </w:tcPr>
          <w:p w14:paraId="1036D49E" w14:textId="77777777" w:rsidR="008A0DC1" w:rsidRPr="008A0DC1" w:rsidRDefault="008A0DC1" w:rsidP="008A0DC1">
            <w:pPr>
              <w:rPr>
                <w:rFonts w:ascii="Cambria" w:hAnsi="Cambria"/>
                <w:sz w:val="18"/>
                <w:szCs w:val="18"/>
              </w:rPr>
            </w:pPr>
            <w:r w:rsidRPr="008A0DC1">
              <w:rPr>
                <w:rFonts w:ascii="Cambria" w:hAnsi="Cambria"/>
                <w:sz w:val="18"/>
                <w:szCs w:val="18"/>
              </w:rPr>
              <w:t>Activity Rec. + Report Gen.</w:t>
            </w:r>
          </w:p>
        </w:tc>
        <w:tc>
          <w:tcPr>
            <w:tcW w:w="450" w:type="dxa"/>
            <w:hideMark/>
          </w:tcPr>
          <w:p w14:paraId="228760E8" w14:textId="77777777" w:rsidR="008A0DC1" w:rsidRPr="008A0DC1" w:rsidRDefault="008A0DC1" w:rsidP="008A0DC1">
            <w:pPr>
              <w:rPr>
                <w:rFonts w:ascii="Cambria" w:hAnsi="Cambria"/>
                <w:sz w:val="18"/>
                <w:szCs w:val="18"/>
              </w:rPr>
            </w:pPr>
            <w:r w:rsidRPr="008A0DC1">
              <w:rPr>
                <w:rFonts w:ascii="Cambria" w:hAnsi="Cambria"/>
                <w:sz w:val="18"/>
                <w:szCs w:val="18"/>
              </w:rPr>
              <w:t>Auto</w:t>
            </w:r>
          </w:p>
        </w:tc>
        <w:tc>
          <w:tcPr>
            <w:tcW w:w="810" w:type="dxa"/>
            <w:hideMark/>
          </w:tcPr>
          <w:p w14:paraId="3E9D5DE7" w14:textId="77777777" w:rsidR="008A0DC1" w:rsidRPr="008A0DC1" w:rsidRDefault="008A0DC1" w:rsidP="008A0DC1">
            <w:pPr>
              <w:rPr>
                <w:rFonts w:ascii="Cambria" w:hAnsi="Cambria"/>
                <w:sz w:val="18"/>
                <w:szCs w:val="18"/>
              </w:rPr>
            </w:pPr>
            <w:r w:rsidRPr="008A0DC1">
              <w:rPr>
                <w:rFonts w:ascii="Cambria" w:hAnsi="Cambria"/>
                <w:sz w:val="18"/>
                <w:szCs w:val="18"/>
              </w:rPr>
              <w:t>YOLO + 3D Resnet + ChatGPT</w:t>
            </w:r>
          </w:p>
        </w:tc>
        <w:tc>
          <w:tcPr>
            <w:tcW w:w="630" w:type="dxa"/>
            <w:hideMark/>
          </w:tcPr>
          <w:p w14:paraId="3628348B" w14:textId="77777777" w:rsidR="008A0DC1" w:rsidRPr="008A0DC1" w:rsidRDefault="008A0DC1" w:rsidP="008A0DC1">
            <w:pPr>
              <w:rPr>
                <w:rFonts w:ascii="Cambria" w:hAnsi="Cambria"/>
                <w:sz w:val="18"/>
                <w:szCs w:val="18"/>
              </w:rPr>
            </w:pPr>
            <w:r w:rsidRPr="008A0DC1">
              <w:rPr>
                <w:rFonts w:ascii="Cambria" w:hAnsi="Cambria"/>
                <w:sz w:val="18"/>
                <w:szCs w:val="18"/>
              </w:rPr>
              <w:t>Custom</w:t>
            </w:r>
          </w:p>
        </w:tc>
        <w:tc>
          <w:tcPr>
            <w:tcW w:w="720" w:type="dxa"/>
            <w:hideMark/>
          </w:tcPr>
          <w:p w14:paraId="3F74993B" w14:textId="77777777" w:rsidR="008A0DC1" w:rsidRPr="008A0DC1" w:rsidRDefault="008A0DC1" w:rsidP="008A0DC1">
            <w:pPr>
              <w:rPr>
                <w:rFonts w:ascii="Cambria" w:hAnsi="Cambria"/>
                <w:sz w:val="18"/>
                <w:szCs w:val="18"/>
              </w:rPr>
            </w:pPr>
            <w:r w:rsidRPr="008A0DC1">
              <w:rPr>
                <w:rFonts w:ascii="Cambria" w:hAnsi="Cambria"/>
                <w:sz w:val="18"/>
                <w:szCs w:val="18"/>
              </w:rPr>
              <w:t>Likert Scale (User Exp.)</w:t>
            </w:r>
          </w:p>
        </w:tc>
        <w:tc>
          <w:tcPr>
            <w:tcW w:w="720" w:type="dxa"/>
            <w:hideMark/>
          </w:tcPr>
          <w:p w14:paraId="77273303" w14:textId="77777777" w:rsidR="008A0DC1" w:rsidRPr="008A0DC1" w:rsidRDefault="008A0DC1" w:rsidP="008A0DC1">
            <w:pPr>
              <w:rPr>
                <w:rFonts w:ascii="Cambria" w:hAnsi="Cambria"/>
                <w:sz w:val="18"/>
                <w:szCs w:val="18"/>
              </w:rPr>
            </w:pPr>
            <w:r w:rsidRPr="008A0DC1">
              <w:rPr>
                <w:rFonts w:ascii="Cambria" w:hAnsi="Cambria"/>
                <w:sz w:val="18"/>
                <w:szCs w:val="18"/>
              </w:rPr>
              <w:t>Cloud</w:t>
            </w:r>
          </w:p>
        </w:tc>
        <w:tc>
          <w:tcPr>
            <w:tcW w:w="2065" w:type="dxa"/>
            <w:hideMark/>
          </w:tcPr>
          <w:p w14:paraId="35DCFE57" w14:textId="77777777" w:rsidR="008A0DC1" w:rsidRPr="008A0DC1" w:rsidRDefault="008A0DC1" w:rsidP="008A0DC1">
            <w:pPr>
              <w:rPr>
                <w:rFonts w:ascii="Cambria" w:hAnsi="Cambria"/>
                <w:sz w:val="18"/>
                <w:szCs w:val="18"/>
              </w:rPr>
            </w:pPr>
            <w:r w:rsidRPr="008A0DC1">
              <w:rPr>
                <w:rFonts w:ascii="Cambria" w:hAnsi="Cambria"/>
                <w:sz w:val="18"/>
                <w:szCs w:val="18"/>
              </w:rPr>
              <w:t>Susceptible to hallucinated information and inconsistent formatting when historical project data is sparse.</w:t>
            </w:r>
          </w:p>
        </w:tc>
      </w:tr>
      <w:tr w:rsidR="004A173A" w:rsidRPr="008A0DC1" w14:paraId="72DC8C3F" w14:textId="77777777" w:rsidTr="00F731AB">
        <w:tc>
          <w:tcPr>
            <w:tcW w:w="250" w:type="dxa"/>
            <w:hideMark/>
          </w:tcPr>
          <w:p w14:paraId="3CF0A6BA" w14:textId="77777777" w:rsidR="008A0DC1" w:rsidRPr="008A0DC1" w:rsidRDefault="008A0DC1" w:rsidP="008A0DC1">
            <w:pPr>
              <w:rPr>
                <w:rFonts w:ascii="Cambria" w:hAnsi="Cambria"/>
                <w:sz w:val="18"/>
                <w:szCs w:val="18"/>
              </w:rPr>
            </w:pPr>
            <w:r w:rsidRPr="008A0DC1">
              <w:rPr>
                <w:rFonts w:ascii="Cambria" w:hAnsi="Cambria"/>
                <w:b/>
                <w:bCs/>
                <w:sz w:val="18"/>
                <w:szCs w:val="18"/>
              </w:rPr>
              <w:t>14</w:t>
            </w:r>
          </w:p>
        </w:tc>
        <w:tc>
          <w:tcPr>
            <w:tcW w:w="728" w:type="dxa"/>
            <w:hideMark/>
          </w:tcPr>
          <w:p w14:paraId="77390BE7" w14:textId="77777777" w:rsidR="008A0DC1" w:rsidRPr="008A0DC1" w:rsidRDefault="008A0DC1" w:rsidP="008A0DC1">
            <w:pPr>
              <w:rPr>
                <w:rFonts w:ascii="Cambria" w:hAnsi="Cambria"/>
                <w:sz w:val="18"/>
                <w:szCs w:val="18"/>
              </w:rPr>
            </w:pPr>
            <w:r w:rsidRPr="008A0DC1">
              <w:rPr>
                <w:rFonts w:ascii="Cambria" w:hAnsi="Cambria"/>
                <w:b/>
                <w:bCs/>
                <w:sz w:val="18"/>
                <w:szCs w:val="18"/>
              </w:rPr>
              <w:t>(Jeoung et al., 2025)</w:t>
            </w:r>
          </w:p>
        </w:tc>
        <w:tc>
          <w:tcPr>
            <w:tcW w:w="727" w:type="dxa"/>
            <w:hideMark/>
          </w:tcPr>
          <w:p w14:paraId="628A910E" w14:textId="77777777" w:rsidR="008A0DC1" w:rsidRPr="008A0DC1" w:rsidRDefault="008A0DC1" w:rsidP="008A0DC1">
            <w:pPr>
              <w:rPr>
                <w:rFonts w:ascii="Cambria" w:hAnsi="Cambria"/>
                <w:sz w:val="18"/>
                <w:szCs w:val="18"/>
              </w:rPr>
            </w:pPr>
            <w:r w:rsidRPr="008A0DC1">
              <w:rPr>
                <w:rFonts w:ascii="Cambria" w:hAnsi="Cambria"/>
                <w:sz w:val="18"/>
                <w:szCs w:val="18"/>
              </w:rPr>
              <w:t>Progress (Task Monitor)</w:t>
            </w:r>
          </w:p>
        </w:tc>
        <w:tc>
          <w:tcPr>
            <w:tcW w:w="720" w:type="dxa"/>
            <w:hideMark/>
          </w:tcPr>
          <w:p w14:paraId="78EBB4E7" w14:textId="77777777" w:rsidR="008A0DC1" w:rsidRPr="008A0DC1" w:rsidRDefault="008A0DC1" w:rsidP="008A0DC1">
            <w:pPr>
              <w:rPr>
                <w:rFonts w:ascii="Cambria" w:hAnsi="Cambria"/>
                <w:sz w:val="18"/>
                <w:szCs w:val="18"/>
              </w:rPr>
            </w:pPr>
            <w:r w:rsidRPr="008A0DC1">
              <w:rPr>
                <w:rFonts w:ascii="Cambria" w:hAnsi="Cambria"/>
                <w:sz w:val="18"/>
                <w:szCs w:val="18"/>
              </w:rPr>
              <w:t>C (Hybrid)</w:t>
            </w:r>
          </w:p>
        </w:tc>
        <w:tc>
          <w:tcPr>
            <w:tcW w:w="630" w:type="dxa"/>
            <w:hideMark/>
          </w:tcPr>
          <w:p w14:paraId="0587F490" w14:textId="77777777" w:rsidR="008A0DC1" w:rsidRPr="008A0DC1" w:rsidRDefault="008A0DC1" w:rsidP="008A0DC1">
            <w:pPr>
              <w:rPr>
                <w:rFonts w:ascii="Cambria" w:hAnsi="Cambria"/>
                <w:sz w:val="18"/>
                <w:szCs w:val="18"/>
              </w:rPr>
            </w:pPr>
            <w:r w:rsidRPr="008A0DC1">
              <w:rPr>
                <w:rFonts w:ascii="Cambria" w:hAnsi="Cambria"/>
                <w:sz w:val="18"/>
                <w:szCs w:val="18"/>
              </w:rPr>
              <w:t>Video Frames</w:t>
            </w:r>
          </w:p>
        </w:tc>
        <w:tc>
          <w:tcPr>
            <w:tcW w:w="900" w:type="dxa"/>
            <w:hideMark/>
          </w:tcPr>
          <w:p w14:paraId="4BBDE87E" w14:textId="77777777" w:rsidR="008A0DC1" w:rsidRPr="008A0DC1" w:rsidRDefault="008A0DC1" w:rsidP="008A0DC1">
            <w:pPr>
              <w:rPr>
                <w:rFonts w:ascii="Cambria" w:hAnsi="Cambria"/>
                <w:sz w:val="18"/>
                <w:szCs w:val="18"/>
              </w:rPr>
            </w:pPr>
            <w:r w:rsidRPr="008A0DC1">
              <w:rPr>
                <w:rFonts w:ascii="Cambria" w:hAnsi="Cambria"/>
                <w:sz w:val="18"/>
                <w:szCs w:val="18"/>
              </w:rPr>
              <w:t>Temporal Event Analysis</w:t>
            </w:r>
          </w:p>
        </w:tc>
        <w:tc>
          <w:tcPr>
            <w:tcW w:w="450" w:type="dxa"/>
            <w:hideMark/>
          </w:tcPr>
          <w:p w14:paraId="4F8CFBBF" w14:textId="77777777" w:rsidR="008A0DC1" w:rsidRPr="008A0DC1" w:rsidRDefault="008A0DC1" w:rsidP="008A0DC1">
            <w:pPr>
              <w:rPr>
                <w:rFonts w:ascii="Cambria" w:hAnsi="Cambria"/>
                <w:sz w:val="18"/>
                <w:szCs w:val="18"/>
              </w:rPr>
            </w:pPr>
            <w:r w:rsidRPr="008A0DC1">
              <w:rPr>
                <w:rFonts w:ascii="Cambria" w:hAnsi="Cambria"/>
                <w:sz w:val="18"/>
                <w:szCs w:val="18"/>
              </w:rPr>
              <w:t>Auto</w:t>
            </w:r>
          </w:p>
        </w:tc>
        <w:tc>
          <w:tcPr>
            <w:tcW w:w="810" w:type="dxa"/>
            <w:hideMark/>
          </w:tcPr>
          <w:p w14:paraId="6EA29D49" w14:textId="77777777" w:rsidR="008A0DC1" w:rsidRPr="008A0DC1" w:rsidRDefault="008A0DC1" w:rsidP="008A0DC1">
            <w:pPr>
              <w:rPr>
                <w:rFonts w:ascii="Cambria" w:hAnsi="Cambria"/>
                <w:sz w:val="18"/>
                <w:szCs w:val="18"/>
              </w:rPr>
            </w:pPr>
            <w:r w:rsidRPr="008A0DC1">
              <w:rPr>
                <w:rFonts w:ascii="Cambria" w:hAnsi="Cambria"/>
                <w:sz w:val="18"/>
                <w:szCs w:val="18"/>
              </w:rPr>
              <w:t>Florence-2 + SAM2 + GPT-4o</w:t>
            </w:r>
          </w:p>
        </w:tc>
        <w:tc>
          <w:tcPr>
            <w:tcW w:w="630" w:type="dxa"/>
            <w:hideMark/>
          </w:tcPr>
          <w:p w14:paraId="6F78DD9F" w14:textId="77777777" w:rsidR="008A0DC1" w:rsidRPr="008A0DC1" w:rsidRDefault="008A0DC1" w:rsidP="008A0DC1">
            <w:pPr>
              <w:rPr>
                <w:rFonts w:ascii="Cambria" w:hAnsi="Cambria"/>
                <w:sz w:val="18"/>
                <w:szCs w:val="18"/>
              </w:rPr>
            </w:pPr>
            <w:r w:rsidRPr="008A0DC1">
              <w:rPr>
                <w:rFonts w:ascii="Cambria" w:hAnsi="Cambria"/>
                <w:sz w:val="18"/>
                <w:szCs w:val="18"/>
              </w:rPr>
              <w:t>Custom MCQ</w:t>
            </w:r>
          </w:p>
        </w:tc>
        <w:tc>
          <w:tcPr>
            <w:tcW w:w="720" w:type="dxa"/>
            <w:hideMark/>
          </w:tcPr>
          <w:p w14:paraId="0ADB1061" w14:textId="77777777" w:rsidR="008A0DC1" w:rsidRPr="008A0DC1" w:rsidRDefault="008A0DC1" w:rsidP="008A0DC1">
            <w:pPr>
              <w:rPr>
                <w:rFonts w:ascii="Cambria" w:hAnsi="Cambria"/>
                <w:sz w:val="18"/>
                <w:szCs w:val="18"/>
              </w:rPr>
            </w:pPr>
            <w:r w:rsidRPr="008A0DC1">
              <w:rPr>
                <w:rFonts w:ascii="Cambria" w:hAnsi="Cambria"/>
                <w:sz w:val="18"/>
                <w:szCs w:val="18"/>
              </w:rPr>
              <w:t>Accuracy, Processing Time</w:t>
            </w:r>
          </w:p>
        </w:tc>
        <w:tc>
          <w:tcPr>
            <w:tcW w:w="720" w:type="dxa"/>
            <w:hideMark/>
          </w:tcPr>
          <w:p w14:paraId="11101735" w14:textId="77777777" w:rsidR="008A0DC1" w:rsidRPr="008A0DC1" w:rsidRDefault="008A0DC1" w:rsidP="008A0DC1">
            <w:pPr>
              <w:rPr>
                <w:rFonts w:ascii="Cambria" w:hAnsi="Cambria"/>
                <w:sz w:val="18"/>
                <w:szCs w:val="18"/>
              </w:rPr>
            </w:pPr>
            <w:r w:rsidRPr="008A0DC1">
              <w:rPr>
                <w:rFonts w:ascii="Cambria" w:hAnsi="Cambria"/>
                <w:sz w:val="18"/>
                <w:szCs w:val="18"/>
              </w:rPr>
              <w:t>Cloud</w:t>
            </w:r>
          </w:p>
        </w:tc>
        <w:tc>
          <w:tcPr>
            <w:tcW w:w="2065" w:type="dxa"/>
            <w:hideMark/>
          </w:tcPr>
          <w:p w14:paraId="3157080C" w14:textId="77777777" w:rsidR="008A0DC1" w:rsidRPr="008A0DC1" w:rsidRDefault="008A0DC1" w:rsidP="008A0DC1">
            <w:pPr>
              <w:rPr>
                <w:rFonts w:ascii="Cambria" w:hAnsi="Cambria"/>
                <w:sz w:val="18"/>
                <w:szCs w:val="18"/>
              </w:rPr>
            </w:pPr>
            <w:r w:rsidRPr="008A0DC1">
              <w:rPr>
                <w:rFonts w:ascii="Cambria" w:hAnsi="Cambria"/>
                <w:sz w:val="18"/>
                <w:szCs w:val="18"/>
              </w:rPr>
              <w:t>Lower accuracy observed on complex temporal event questions; highly sensitive to prompt design variations.</w:t>
            </w:r>
          </w:p>
        </w:tc>
      </w:tr>
      <w:tr w:rsidR="004A173A" w:rsidRPr="008A0DC1" w14:paraId="1611EE59" w14:textId="77777777" w:rsidTr="00F731AB">
        <w:tc>
          <w:tcPr>
            <w:tcW w:w="250" w:type="dxa"/>
            <w:hideMark/>
          </w:tcPr>
          <w:p w14:paraId="11FD4F91" w14:textId="77777777" w:rsidR="008A0DC1" w:rsidRPr="008A0DC1" w:rsidRDefault="008A0DC1" w:rsidP="008A0DC1">
            <w:pPr>
              <w:rPr>
                <w:rFonts w:ascii="Cambria" w:hAnsi="Cambria"/>
                <w:sz w:val="18"/>
                <w:szCs w:val="18"/>
              </w:rPr>
            </w:pPr>
            <w:r w:rsidRPr="008A0DC1">
              <w:rPr>
                <w:rFonts w:ascii="Cambria" w:hAnsi="Cambria"/>
                <w:b/>
                <w:bCs/>
                <w:sz w:val="18"/>
                <w:szCs w:val="18"/>
              </w:rPr>
              <w:t>15</w:t>
            </w:r>
          </w:p>
        </w:tc>
        <w:tc>
          <w:tcPr>
            <w:tcW w:w="728" w:type="dxa"/>
            <w:hideMark/>
          </w:tcPr>
          <w:p w14:paraId="3DE218C3" w14:textId="77777777" w:rsidR="008A0DC1" w:rsidRPr="008A0DC1" w:rsidRDefault="008A0DC1" w:rsidP="008A0DC1">
            <w:pPr>
              <w:rPr>
                <w:rFonts w:ascii="Cambria" w:hAnsi="Cambria"/>
                <w:sz w:val="18"/>
                <w:szCs w:val="18"/>
              </w:rPr>
            </w:pPr>
            <w:r w:rsidRPr="008A0DC1">
              <w:rPr>
                <w:rFonts w:ascii="Cambria" w:hAnsi="Cambria"/>
                <w:b/>
                <w:bCs/>
                <w:sz w:val="18"/>
                <w:szCs w:val="18"/>
              </w:rPr>
              <w:t>(Jang et al., 2025)</w:t>
            </w:r>
          </w:p>
        </w:tc>
        <w:tc>
          <w:tcPr>
            <w:tcW w:w="727" w:type="dxa"/>
            <w:hideMark/>
          </w:tcPr>
          <w:p w14:paraId="25DCB554" w14:textId="77777777" w:rsidR="008A0DC1" w:rsidRPr="008A0DC1" w:rsidRDefault="008A0DC1" w:rsidP="008A0DC1">
            <w:pPr>
              <w:rPr>
                <w:rFonts w:ascii="Cambria" w:hAnsi="Cambria"/>
                <w:sz w:val="18"/>
                <w:szCs w:val="18"/>
              </w:rPr>
            </w:pPr>
            <w:r w:rsidRPr="008A0DC1">
              <w:rPr>
                <w:rFonts w:ascii="Cambria" w:hAnsi="Cambria"/>
                <w:sz w:val="18"/>
                <w:szCs w:val="18"/>
              </w:rPr>
              <w:t>Progress (Action Rec)</w:t>
            </w:r>
          </w:p>
        </w:tc>
        <w:tc>
          <w:tcPr>
            <w:tcW w:w="720" w:type="dxa"/>
            <w:hideMark/>
          </w:tcPr>
          <w:p w14:paraId="1F250BBE" w14:textId="77777777" w:rsidR="008A0DC1" w:rsidRPr="008A0DC1" w:rsidRDefault="008A0DC1" w:rsidP="008A0DC1">
            <w:pPr>
              <w:rPr>
                <w:rFonts w:ascii="Cambria" w:hAnsi="Cambria"/>
                <w:sz w:val="18"/>
                <w:szCs w:val="18"/>
              </w:rPr>
            </w:pPr>
            <w:r w:rsidRPr="008A0DC1">
              <w:rPr>
                <w:rFonts w:ascii="Cambria" w:hAnsi="Cambria"/>
                <w:sz w:val="18"/>
                <w:szCs w:val="18"/>
              </w:rPr>
              <w:t>C (Hybrid)</w:t>
            </w:r>
          </w:p>
        </w:tc>
        <w:tc>
          <w:tcPr>
            <w:tcW w:w="630" w:type="dxa"/>
            <w:hideMark/>
          </w:tcPr>
          <w:p w14:paraId="6B4042A6" w14:textId="77777777" w:rsidR="008A0DC1" w:rsidRPr="008A0DC1" w:rsidRDefault="008A0DC1" w:rsidP="008A0DC1">
            <w:pPr>
              <w:rPr>
                <w:rFonts w:ascii="Cambria" w:hAnsi="Cambria"/>
                <w:sz w:val="18"/>
                <w:szCs w:val="18"/>
              </w:rPr>
            </w:pPr>
            <w:r w:rsidRPr="008A0DC1">
              <w:rPr>
                <w:rFonts w:ascii="Cambria" w:hAnsi="Cambria"/>
                <w:sz w:val="18"/>
                <w:szCs w:val="18"/>
              </w:rPr>
              <w:t>Video</w:t>
            </w:r>
          </w:p>
        </w:tc>
        <w:tc>
          <w:tcPr>
            <w:tcW w:w="900" w:type="dxa"/>
            <w:hideMark/>
          </w:tcPr>
          <w:p w14:paraId="1B49D736" w14:textId="77777777" w:rsidR="008A0DC1" w:rsidRPr="008A0DC1" w:rsidRDefault="008A0DC1" w:rsidP="008A0DC1">
            <w:pPr>
              <w:rPr>
                <w:rFonts w:ascii="Cambria" w:hAnsi="Cambria"/>
                <w:sz w:val="18"/>
                <w:szCs w:val="18"/>
              </w:rPr>
            </w:pPr>
            <w:r w:rsidRPr="008A0DC1">
              <w:rPr>
                <w:rFonts w:ascii="Cambria" w:hAnsi="Cambria"/>
                <w:sz w:val="18"/>
                <w:szCs w:val="18"/>
              </w:rPr>
              <w:t>Action Recognition</w:t>
            </w:r>
          </w:p>
        </w:tc>
        <w:tc>
          <w:tcPr>
            <w:tcW w:w="450" w:type="dxa"/>
            <w:hideMark/>
          </w:tcPr>
          <w:p w14:paraId="7AD204A9" w14:textId="77777777" w:rsidR="008A0DC1" w:rsidRPr="008A0DC1" w:rsidRDefault="008A0DC1" w:rsidP="008A0DC1">
            <w:pPr>
              <w:rPr>
                <w:rFonts w:ascii="Cambria" w:hAnsi="Cambria"/>
                <w:sz w:val="18"/>
                <w:szCs w:val="18"/>
              </w:rPr>
            </w:pPr>
            <w:r w:rsidRPr="008A0DC1">
              <w:rPr>
                <w:rFonts w:ascii="Cambria" w:hAnsi="Cambria"/>
                <w:sz w:val="18"/>
                <w:szCs w:val="18"/>
              </w:rPr>
              <w:t>Auto</w:t>
            </w:r>
          </w:p>
        </w:tc>
        <w:tc>
          <w:tcPr>
            <w:tcW w:w="810" w:type="dxa"/>
            <w:hideMark/>
          </w:tcPr>
          <w:p w14:paraId="6609C3A0" w14:textId="77777777" w:rsidR="008A0DC1" w:rsidRPr="008A0DC1" w:rsidRDefault="008A0DC1" w:rsidP="008A0DC1">
            <w:pPr>
              <w:rPr>
                <w:rFonts w:ascii="Cambria" w:hAnsi="Cambria"/>
                <w:sz w:val="18"/>
                <w:szCs w:val="18"/>
              </w:rPr>
            </w:pPr>
            <w:r w:rsidRPr="008A0DC1">
              <w:rPr>
                <w:rFonts w:ascii="Cambria" w:hAnsi="Cambria"/>
                <w:sz w:val="18"/>
                <w:szCs w:val="18"/>
              </w:rPr>
              <w:t>Timesformer</w:t>
            </w:r>
          </w:p>
        </w:tc>
        <w:tc>
          <w:tcPr>
            <w:tcW w:w="630" w:type="dxa"/>
            <w:hideMark/>
          </w:tcPr>
          <w:p w14:paraId="1FA2B143" w14:textId="77777777" w:rsidR="008A0DC1" w:rsidRPr="008A0DC1" w:rsidRDefault="008A0DC1" w:rsidP="008A0DC1">
            <w:pPr>
              <w:rPr>
                <w:rFonts w:ascii="Cambria" w:hAnsi="Cambria"/>
                <w:sz w:val="18"/>
                <w:szCs w:val="18"/>
              </w:rPr>
            </w:pPr>
            <w:r w:rsidRPr="008A0DC1">
              <w:rPr>
                <w:rFonts w:ascii="Cambria" w:hAnsi="Cambria"/>
                <w:sz w:val="18"/>
                <w:szCs w:val="18"/>
              </w:rPr>
              <w:t>PCI-Dataset</w:t>
            </w:r>
          </w:p>
        </w:tc>
        <w:tc>
          <w:tcPr>
            <w:tcW w:w="720" w:type="dxa"/>
            <w:hideMark/>
          </w:tcPr>
          <w:p w14:paraId="3F770C8A" w14:textId="77777777" w:rsidR="008A0DC1" w:rsidRPr="008A0DC1" w:rsidRDefault="008A0DC1" w:rsidP="008A0DC1">
            <w:pPr>
              <w:rPr>
                <w:rFonts w:ascii="Cambria" w:hAnsi="Cambria"/>
                <w:sz w:val="18"/>
                <w:szCs w:val="18"/>
              </w:rPr>
            </w:pPr>
            <w:r w:rsidRPr="008A0DC1">
              <w:rPr>
                <w:rFonts w:ascii="Cambria" w:hAnsi="Cambria"/>
                <w:sz w:val="18"/>
                <w:szCs w:val="18"/>
              </w:rPr>
              <w:t>Accuracy, F1</w:t>
            </w:r>
          </w:p>
        </w:tc>
        <w:tc>
          <w:tcPr>
            <w:tcW w:w="720" w:type="dxa"/>
            <w:hideMark/>
          </w:tcPr>
          <w:p w14:paraId="5528E29F" w14:textId="77777777" w:rsidR="008A0DC1" w:rsidRPr="008A0DC1" w:rsidRDefault="008A0DC1" w:rsidP="008A0DC1">
            <w:pPr>
              <w:rPr>
                <w:rFonts w:ascii="Cambria" w:hAnsi="Cambria"/>
                <w:sz w:val="18"/>
                <w:szCs w:val="18"/>
              </w:rPr>
            </w:pPr>
            <w:r w:rsidRPr="008A0DC1">
              <w:rPr>
                <w:rFonts w:ascii="Cambria" w:hAnsi="Cambria"/>
                <w:sz w:val="18"/>
                <w:szCs w:val="18"/>
              </w:rPr>
              <w:t>Cloud</w:t>
            </w:r>
          </w:p>
        </w:tc>
        <w:tc>
          <w:tcPr>
            <w:tcW w:w="2065" w:type="dxa"/>
            <w:hideMark/>
          </w:tcPr>
          <w:p w14:paraId="1C8ADB76" w14:textId="77777777" w:rsidR="008A0DC1" w:rsidRPr="008A0DC1" w:rsidRDefault="008A0DC1" w:rsidP="008A0DC1">
            <w:pPr>
              <w:rPr>
                <w:rFonts w:ascii="Cambria" w:hAnsi="Cambria"/>
                <w:sz w:val="18"/>
                <w:szCs w:val="18"/>
              </w:rPr>
            </w:pPr>
            <w:r w:rsidRPr="008A0DC1">
              <w:rPr>
                <w:rFonts w:ascii="Cambria" w:hAnsi="Cambria"/>
                <w:sz w:val="18"/>
                <w:szCs w:val="18"/>
              </w:rPr>
              <w:t>Confusion between visually similar installation actions (e.g., rigging vs. unrigging).</w:t>
            </w:r>
          </w:p>
        </w:tc>
      </w:tr>
      <w:tr w:rsidR="004A173A" w:rsidRPr="008A0DC1" w14:paraId="62632997" w14:textId="77777777" w:rsidTr="00F731AB">
        <w:tc>
          <w:tcPr>
            <w:tcW w:w="250" w:type="dxa"/>
            <w:hideMark/>
          </w:tcPr>
          <w:p w14:paraId="48F193D0" w14:textId="77777777" w:rsidR="008A0DC1" w:rsidRPr="008A0DC1" w:rsidRDefault="008A0DC1" w:rsidP="008A0DC1">
            <w:pPr>
              <w:rPr>
                <w:rFonts w:ascii="Cambria" w:hAnsi="Cambria"/>
                <w:sz w:val="18"/>
                <w:szCs w:val="18"/>
              </w:rPr>
            </w:pPr>
            <w:r w:rsidRPr="008A0DC1">
              <w:rPr>
                <w:rFonts w:ascii="Cambria" w:hAnsi="Cambria"/>
                <w:b/>
                <w:bCs/>
                <w:sz w:val="18"/>
                <w:szCs w:val="18"/>
              </w:rPr>
              <w:lastRenderedPageBreak/>
              <w:t>16</w:t>
            </w:r>
          </w:p>
        </w:tc>
        <w:tc>
          <w:tcPr>
            <w:tcW w:w="728" w:type="dxa"/>
            <w:hideMark/>
          </w:tcPr>
          <w:p w14:paraId="76C07757" w14:textId="77777777" w:rsidR="008A0DC1" w:rsidRPr="008A0DC1" w:rsidRDefault="008A0DC1" w:rsidP="008A0DC1">
            <w:pPr>
              <w:rPr>
                <w:rFonts w:ascii="Cambria" w:hAnsi="Cambria"/>
                <w:sz w:val="18"/>
                <w:szCs w:val="18"/>
              </w:rPr>
            </w:pPr>
            <w:r w:rsidRPr="008A0DC1">
              <w:rPr>
                <w:rFonts w:ascii="Cambria" w:hAnsi="Cambria"/>
                <w:b/>
                <w:bCs/>
                <w:sz w:val="18"/>
                <w:szCs w:val="18"/>
              </w:rPr>
              <w:t>(Tuomisto et al., 2026)</w:t>
            </w:r>
          </w:p>
        </w:tc>
        <w:tc>
          <w:tcPr>
            <w:tcW w:w="727" w:type="dxa"/>
            <w:hideMark/>
          </w:tcPr>
          <w:p w14:paraId="50AF2A35" w14:textId="77777777" w:rsidR="008A0DC1" w:rsidRPr="008A0DC1" w:rsidRDefault="008A0DC1" w:rsidP="008A0DC1">
            <w:pPr>
              <w:rPr>
                <w:rFonts w:ascii="Cambria" w:hAnsi="Cambria"/>
                <w:sz w:val="18"/>
                <w:szCs w:val="18"/>
              </w:rPr>
            </w:pPr>
            <w:r w:rsidRPr="008A0DC1">
              <w:rPr>
                <w:rFonts w:ascii="Cambria" w:hAnsi="Cambria"/>
                <w:sz w:val="18"/>
                <w:szCs w:val="18"/>
              </w:rPr>
              <w:t>Progress (Scan-to-BIM)</w:t>
            </w:r>
          </w:p>
        </w:tc>
        <w:tc>
          <w:tcPr>
            <w:tcW w:w="720" w:type="dxa"/>
            <w:hideMark/>
          </w:tcPr>
          <w:p w14:paraId="6AF318C8" w14:textId="77777777" w:rsidR="008A0DC1" w:rsidRPr="008A0DC1" w:rsidRDefault="008A0DC1" w:rsidP="008A0DC1">
            <w:pPr>
              <w:rPr>
                <w:rFonts w:ascii="Cambria" w:hAnsi="Cambria"/>
                <w:sz w:val="18"/>
                <w:szCs w:val="18"/>
              </w:rPr>
            </w:pPr>
            <w:r w:rsidRPr="008A0DC1">
              <w:rPr>
                <w:rFonts w:ascii="Cambria" w:hAnsi="Cambria"/>
                <w:sz w:val="18"/>
                <w:szCs w:val="18"/>
              </w:rPr>
              <w:t>C (Hybrid)</w:t>
            </w:r>
          </w:p>
        </w:tc>
        <w:tc>
          <w:tcPr>
            <w:tcW w:w="630" w:type="dxa"/>
            <w:hideMark/>
          </w:tcPr>
          <w:p w14:paraId="0B0A8F38" w14:textId="77777777" w:rsidR="008A0DC1" w:rsidRPr="008A0DC1" w:rsidRDefault="008A0DC1" w:rsidP="008A0DC1">
            <w:pPr>
              <w:rPr>
                <w:rFonts w:ascii="Cambria" w:hAnsi="Cambria"/>
                <w:sz w:val="18"/>
                <w:szCs w:val="18"/>
              </w:rPr>
            </w:pPr>
            <w:r w:rsidRPr="008A0DC1">
              <w:rPr>
                <w:rFonts w:ascii="Cambria" w:hAnsi="Cambria"/>
                <w:sz w:val="18"/>
                <w:szCs w:val="18"/>
              </w:rPr>
              <w:t>Images + BIM</w:t>
            </w:r>
          </w:p>
        </w:tc>
        <w:tc>
          <w:tcPr>
            <w:tcW w:w="900" w:type="dxa"/>
            <w:hideMark/>
          </w:tcPr>
          <w:p w14:paraId="2F2513D0" w14:textId="77777777" w:rsidR="008A0DC1" w:rsidRPr="008A0DC1" w:rsidRDefault="008A0DC1" w:rsidP="008A0DC1">
            <w:pPr>
              <w:rPr>
                <w:rFonts w:ascii="Cambria" w:hAnsi="Cambria"/>
                <w:sz w:val="18"/>
                <w:szCs w:val="18"/>
              </w:rPr>
            </w:pPr>
            <w:r w:rsidRPr="008A0DC1">
              <w:rPr>
                <w:rFonts w:ascii="Cambria" w:hAnsi="Cambria"/>
                <w:sz w:val="18"/>
                <w:szCs w:val="18"/>
              </w:rPr>
              <w:t>Object Presence Detection</w:t>
            </w:r>
          </w:p>
        </w:tc>
        <w:tc>
          <w:tcPr>
            <w:tcW w:w="450" w:type="dxa"/>
            <w:hideMark/>
          </w:tcPr>
          <w:p w14:paraId="3C75DC71" w14:textId="77777777" w:rsidR="008A0DC1" w:rsidRPr="008A0DC1" w:rsidRDefault="008A0DC1" w:rsidP="008A0DC1">
            <w:pPr>
              <w:rPr>
                <w:rFonts w:ascii="Cambria" w:hAnsi="Cambria"/>
                <w:sz w:val="18"/>
                <w:szCs w:val="18"/>
              </w:rPr>
            </w:pPr>
            <w:r w:rsidRPr="008A0DC1">
              <w:rPr>
                <w:rFonts w:ascii="Cambria" w:hAnsi="Cambria"/>
                <w:sz w:val="18"/>
                <w:szCs w:val="18"/>
              </w:rPr>
              <w:t>Auto</w:t>
            </w:r>
          </w:p>
        </w:tc>
        <w:tc>
          <w:tcPr>
            <w:tcW w:w="810" w:type="dxa"/>
            <w:hideMark/>
          </w:tcPr>
          <w:p w14:paraId="1096B8A4" w14:textId="77777777" w:rsidR="008A0DC1" w:rsidRPr="008A0DC1" w:rsidRDefault="008A0DC1" w:rsidP="008A0DC1">
            <w:pPr>
              <w:rPr>
                <w:rFonts w:ascii="Cambria" w:hAnsi="Cambria"/>
                <w:sz w:val="18"/>
                <w:szCs w:val="18"/>
              </w:rPr>
            </w:pPr>
            <w:r w:rsidRPr="008A0DC1">
              <w:rPr>
                <w:rFonts w:ascii="Cambria" w:hAnsi="Cambria"/>
                <w:sz w:val="18"/>
                <w:szCs w:val="18"/>
              </w:rPr>
              <w:t>Claude 3.7 Sonnet + Robot</w:t>
            </w:r>
          </w:p>
        </w:tc>
        <w:tc>
          <w:tcPr>
            <w:tcW w:w="630" w:type="dxa"/>
            <w:hideMark/>
          </w:tcPr>
          <w:p w14:paraId="01361A0A" w14:textId="77777777" w:rsidR="008A0DC1" w:rsidRPr="008A0DC1" w:rsidRDefault="008A0DC1" w:rsidP="008A0DC1">
            <w:pPr>
              <w:rPr>
                <w:rFonts w:ascii="Cambria" w:hAnsi="Cambria"/>
                <w:sz w:val="18"/>
                <w:szCs w:val="18"/>
              </w:rPr>
            </w:pPr>
            <w:r w:rsidRPr="008A0DC1">
              <w:rPr>
                <w:rFonts w:ascii="Cambria" w:hAnsi="Cambria"/>
                <w:sz w:val="18"/>
                <w:szCs w:val="18"/>
              </w:rPr>
              <w:t>Simulated &amp; Real</w:t>
            </w:r>
          </w:p>
        </w:tc>
        <w:tc>
          <w:tcPr>
            <w:tcW w:w="720" w:type="dxa"/>
            <w:hideMark/>
          </w:tcPr>
          <w:p w14:paraId="1391966D" w14:textId="77777777" w:rsidR="008A0DC1" w:rsidRPr="008A0DC1" w:rsidRDefault="008A0DC1" w:rsidP="008A0DC1">
            <w:pPr>
              <w:rPr>
                <w:rFonts w:ascii="Cambria" w:hAnsi="Cambria"/>
                <w:sz w:val="18"/>
                <w:szCs w:val="18"/>
              </w:rPr>
            </w:pPr>
            <w:r w:rsidRPr="008A0DC1">
              <w:rPr>
                <w:rFonts w:ascii="Cambria" w:hAnsi="Cambria"/>
                <w:sz w:val="18"/>
                <w:szCs w:val="18"/>
              </w:rPr>
              <w:t>Accuracy, Precision</w:t>
            </w:r>
          </w:p>
        </w:tc>
        <w:tc>
          <w:tcPr>
            <w:tcW w:w="720" w:type="dxa"/>
            <w:hideMark/>
          </w:tcPr>
          <w:p w14:paraId="53448E31" w14:textId="77777777" w:rsidR="008A0DC1" w:rsidRPr="008A0DC1" w:rsidRDefault="008A0DC1" w:rsidP="008A0DC1">
            <w:pPr>
              <w:rPr>
                <w:rFonts w:ascii="Cambria" w:hAnsi="Cambria"/>
                <w:sz w:val="18"/>
                <w:szCs w:val="18"/>
              </w:rPr>
            </w:pPr>
            <w:r w:rsidRPr="008A0DC1">
              <w:rPr>
                <w:rFonts w:ascii="Cambria" w:hAnsi="Cambria"/>
                <w:sz w:val="18"/>
                <w:szCs w:val="18"/>
              </w:rPr>
              <w:t>Cloud / Edge</w:t>
            </w:r>
          </w:p>
        </w:tc>
        <w:tc>
          <w:tcPr>
            <w:tcW w:w="2065" w:type="dxa"/>
            <w:hideMark/>
          </w:tcPr>
          <w:p w14:paraId="080FD4CB" w14:textId="77777777" w:rsidR="008A0DC1" w:rsidRPr="008A0DC1" w:rsidRDefault="008A0DC1" w:rsidP="008A0DC1">
            <w:pPr>
              <w:rPr>
                <w:rFonts w:ascii="Cambria" w:hAnsi="Cambria"/>
                <w:sz w:val="18"/>
                <w:szCs w:val="18"/>
              </w:rPr>
            </w:pPr>
            <w:r w:rsidRPr="008A0DC1">
              <w:rPr>
                <w:rFonts w:ascii="Cambria" w:hAnsi="Cambria"/>
                <w:sz w:val="18"/>
                <w:szCs w:val="18"/>
              </w:rPr>
              <w:t>Struggles with precise multi-stage construction elements; highly dependent on high LOD 300 BIM accuracy.</w:t>
            </w:r>
          </w:p>
        </w:tc>
      </w:tr>
    </w:tbl>
    <w:p w14:paraId="21CC0BC2" w14:textId="77777777" w:rsidR="008A0DC1" w:rsidRPr="00A1333B" w:rsidRDefault="008A0DC1" w:rsidP="00FB0DAE">
      <w:pPr>
        <w:rPr>
          <w:rFonts w:ascii="Cambria" w:hAnsi="Cambria"/>
          <w:sz w:val="20"/>
          <w:szCs w:val="20"/>
        </w:rPr>
        <w:sectPr w:rsidR="008A0DC1" w:rsidRPr="00A1333B">
          <w:pgSz w:w="12240" w:h="15840"/>
          <w:pgMar w:top="1440" w:right="1440" w:bottom="1440" w:left="1440" w:header="720" w:footer="720" w:gutter="0"/>
          <w:cols w:space="720"/>
          <w:docGrid w:linePitch="360"/>
        </w:sectPr>
      </w:pPr>
    </w:p>
    <w:p w14:paraId="32DD02AE" w14:textId="295FCBAA" w:rsidR="00A81E7F" w:rsidRPr="00A1333B" w:rsidRDefault="00A81E7F" w:rsidP="00A81E7F">
      <w:pPr>
        <w:pStyle w:val="Bibliography"/>
        <w:rPr>
          <w:rFonts w:ascii="Cambria" w:hAnsi="Cambria"/>
          <w:b/>
          <w:bCs/>
          <w:sz w:val="20"/>
          <w:szCs w:val="20"/>
        </w:rPr>
      </w:pPr>
      <w:r w:rsidRPr="00A1333B">
        <w:rPr>
          <w:rFonts w:ascii="Cambria" w:hAnsi="Cambria"/>
          <w:b/>
          <w:bCs/>
          <w:sz w:val="20"/>
          <w:szCs w:val="20"/>
        </w:rPr>
        <w:lastRenderedPageBreak/>
        <w:t>Bibliography</w:t>
      </w:r>
    </w:p>
    <w:p w14:paraId="10538554" w14:textId="77777777" w:rsidR="00C633DD" w:rsidRPr="00A1333B" w:rsidRDefault="00A81E7F" w:rsidP="00C633DD">
      <w:pPr>
        <w:pStyle w:val="Bibliography"/>
        <w:rPr>
          <w:rFonts w:ascii="Cambria" w:hAnsi="Cambria"/>
          <w:sz w:val="20"/>
          <w:szCs w:val="20"/>
        </w:rPr>
      </w:pPr>
      <w:r w:rsidRPr="00A1333B">
        <w:rPr>
          <w:rFonts w:ascii="Cambria" w:hAnsi="Cambria"/>
          <w:b/>
          <w:bCs/>
          <w:sz w:val="20"/>
          <w:szCs w:val="20"/>
        </w:rPr>
        <w:fldChar w:fldCharType="begin"/>
      </w:r>
      <w:r w:rsidRPr="00A1333B">
        <w:rPr>
          <w:rFonts w:ascii="Cambria" w:hAnsi="Cambria"/>
          <w:b/>
          <w:bCs/>
          <w:sz w:val="20"/>
          <w:szCs w:val="20"/>
        </w:rPr>
        <w:instrText xml:space="preserve"> ADDIN ZOTERO_BIBL {"uncited":[],"omitted":[],"custom":[]} CSL_BIBLIOGRAPHY </w:instrText>
      </w:r>
      <w:r w:rsidRPr="00A1333B">
        <w:rPr>
          <w:rFonts w:ascii="Cambria" w:hAnsi="Cambria"/>
          <w:b/>
          <w:bCs/>
          <w:sz w:val="20"/>
          <w:szCs w:val="20"/>
        </w:rPr>
        <w:fldChar w:fldCharType="separate"/>
      </w:r>
      <w:r w:rsidR="00C633DD" w:rsidRPr="00A1333B">
        <w:rPr>
          <w:rFonts w:ascii="Cambria" w:hAnsi="Cambria"/>
          <w:sz w:val="20"/>
          <w:szCs w:val="20"/>
        </w:rPr>
        <w:t xml:space="preserve">Alaloul, Wesam Salah, Khalid M. Alzubi, Ahmad B. Malkawi, Marsail Al Salaheen, and Muhammad Ali Musarat. 2022. “Productivity Monitoring in Building Construction Projects: A Systematic Review.” </w:t>
      </w:r>
      <w:r w:rsidR="00C633DD" w:rsidRPr="00A1333B">
        <w:rPr>
          <w:rFonts w:ascii="Cambria" w:hAnsi="Cambria"/>
          <w:i/>
          <w:iCs/>
          <w:sz w:val="20"/>
          <w:szCs w:val="20"/>
        </w:rPr>
        <w:t>Engineering, Construction and Architectural Management</w:t>
      </w:r>
      <w:r w:rsidR="00C633DD" w:rsidRPr="00A1333B">
        <w:rPr>
          <w:rFonts w:ascii="Cambria" w:hAnsi="Cambria"/>
          <w:sz w:val="20"/>
          <w:szCs w:val="20"/>
        </w:rPr>
        <w:t xml:space="preserve"> 29(7):2760–85. doi:10.1108/ECAM-03-2021-0211.</w:t>
      </w:r>
    </w:p>
    <w:p w14:paraId="6F2E9166" w14:textId="77777777" w:rsidR="00C633DD" w:rsidRPr="00A1333B" w:rsidRDefault="00C633DD" w:rsidP="00C633DD">
      <w:pPr>
        <w:pStyle w:val="Bibliography"/>
        <w:rPr>
          <w:rFonts w:ascii="Cambria" w:hAnsi="Cambria"/>
          <w:sz w:val="20"/>
          <w:szCs w:val="20"/>
        </w:rPr>
      </w:pPr>
      <w:r w:rsidRPr="00A1333B">
        <w:rPr>
          <w:rFonts w:ascii="Cambria" w:hAnsi="Cambria"/>
          <w:sz w:val="20"/>
          <w:szCs w:val="20"/>
        </w:rPr>
        <w:t xml:space="preserve">Asadzadeh, Amin, Mehrdad Arashpour, Heng Li, Tuan Ngo, Alireza Bab-Hadiashar, and Ali Rashidi. 2020. “Sensor-Based Safety Management.” </w:t>
      </w:r>
      <w:r w:rsidRPr="00A1333B">
        <w:rPr>
          <w:rFonts w:ascii="Cambria" w:hAnsi="Cambria"/>
          <w:i/>
          <w:iCs/>
          <w:sz w:val="20"/>
          <w:szCs w:val="20"/>
        </w:rPr>
        <w:t>Automation in Construction</w:t>
      </w:r>
      <w:r w:rsidRPr="00A1333B">
        <w:rPr>
          <w:rFonts w:ascii="Cambria" w:hAnsi="Cambria"/>
          <w:sz w:val="20"/>
          <w:szCs w:val="20"/>
        </w:rPr>
        <w:t xml:space="preserve"> 113:103128. doi:10.1016/j.autcon.2020.103128.</w:t>
      </w:r>
    </w:p>
    <w:p w14:paraId="688CE47F" w14:textId="77777777" w:rsidR="00C633DD" w:rsidRPr="00A1333B" w:rsidRDefault="00C633DD" w:rsidP="00C633DD">
      <w:pPr>
        <w:pStyle w:val="Bibliography"/>
        <w:rPr>
          <w:rFonts w:ascii="Cambria" w:hAnsi="Cambria"/>
          <w:sz w:val="20"/>
          <w:szCs w:val="20"/>
        </w:rPr>
      </w:pPr>
      <w:r w:rsidRPr="00A1333B">
        <w:rPr>
          <w:rFonts w:ascii="Cambria" w:hAnsi="Cambria"/>
          <w:sz w:val="20"/>
          <w:szCs w:val="20"/>
        </w:rPr>
        <w:t xml:space="preserve">Bohn, Jeffrey S., and Jochen Teizer. 2010. “Benefits and Barriers of Construction Project Monitoring Using High-Resolution Automated Cameras.” </w:t>
      </w:r>
      <w:r w:rsidRPr="00A1333B">
        <w:rPr>
          <w:rFonts w:ascii="Cambria" w:hAnsi="Cambria"/>
          <w:i/>
          <w:iCs/>
          <w:sz w:val="20"/>
          <w:szCs w:val="20"/>
        </w:rPr>
        <w:t>Journal of Construction Engineering and Management</w:t>
      </w:r>
      <w:r w:rsidRPr="00A1333B">
        <w:rPr>
          <w:rFonts w:ascii="Cambria" w:hAnsi="Cambria"/>
          <w:sz w:val="20"/>
          <w:szCs w:val="20"/>
        </w:rPr>
        <w:t xml:space="preserve"> 136(6):632–40. doi:10.1061/(ASCE)CO.1943-7862.0000164.</w:t>
      </w:r>
    </w:p>
    <w:p w14:paraId="0026D274" w14:textId="77777777" w:rsidR="00C633DD" w:rsidRPr="00A1333B" w:rsidRDefault="00C633DD" w:rsidP="00C633DD">
      <w:pPr>
        <w:pStyle w:val="Bibliography"/>
        <w:rPr>
          <w:rFonts w:ascii="Cambria" w:hAnsi="Cambria"/>
          <w:sz w:val="20"/>
          <w:szCs w:val="20"/>
        </w:rPr>
      </w:pPr>
      <w:r w:rsidRPr="00A1333B">
        <w:rPr>
          <w:rFonts w:ascii="Cambria" w:hAnsi="Cambria"/>
          <w:sz w:val="20"/>
          <w:szCs w:val="20"/>
        </w:rPr>
        <w:t xml:space="preserve">Bui, Hieu T., Nathaniel E. Chodosh, and Arash Tavakoli. 2026. “Can Vision-Language Models Understand Construction Workers? An Exploratory Study.” </w:t>
      </w:r>
      <w:r w:rsidRPr="00A1333B">
        <w:rPr>
          <w:rFonts w:ascii="Cambria" w:hAnsi="Cambria"/>
          <w:i/>
          <w:iCs/>
          <w:sz w:val="20"/>
          <w:szCs w:val="20"/>
        </w:rPr>
        <w:t>IEEE Access</w:t>
      </w:r>
      <w:r w:rsidRPr="00A1333B">
        <w:rPr>
          <w:rFonts w:ascii="Cambria" w:hAnsi="Cambria"/>
          <w:sz w:val="20"/>
          <w:szCs w:val="20"/>
        </w:rPr>
        <w:t xml:space="preserve"> 14:20371–81. doi:10.1109/ACCESS.2026.3661520.</w:t>
      </w:r>
    </w:p>
    <w:p w14:paraId="6C645859" w14:textId="77777777" w:rsidR="00C633DD" w:rsidRPr="00A1333B" w:rsidRDefault="00C633DD" w:rsidP="00C633DD">
      <w:pPr>
        <w:pStyle w:val="Bibliography"/>
        <w:rPr>
          <w:rFonts w:ascii="Cambria" w:hAnsi="Cambria"/>
          <w:sz w:val="20"/>
          <w:szCs w:val="20"/>
        </w:rPr>
      </w:pPr>
      <w:r w:rsidRPr="00A1333B">
        <w:rPr>
          <w:rFonts w:ascii="Cambria" w:hAnsi="Cambria"/>
          <w:sz w:val="20"/>
          <w:szCs w:val="20"/>
        </w:rPr>
        <w:t xml:space="preserve">Chan, Chak-Fu, Peter Kok-Yiu Wong, Xiaowen Guo, Jack C. P. Cheng, Jolly Pui-Ching Chan, Pak-Him Leung, and Xingyu Tao. 2025. “Context-Aware Vision-Language Model Agent Enriched with Domain-Specific Ontology for Construction Site Safety Monitoring.” </w:t>
      </w:r>
      <w:r w:rsidRPr="00A1333B">
        <w:rPr>
          <w:rFonts w:ascii="Cambria" w:hAnsi="Cambria"/>
          <w:i/>
          <w:iCs/>
          <w:sz w:val="20"/>
          <w:szCs w:val="20"/>
        </w:rPr>
        <w:t>Automation in Construction</w:t>
      </w:r>
      <w:r w:rsidRPr="00A1333B">
        <w:rPr>
          <w:rFonts w:ascii="Cambria" w:hAnsi="Cambria"/>
          <w:sz w:val="20"/>
          <w:szCs w:val="20"/>
        </w:rPr>
        <w:t xml:space="preserve"> 177:106305. doi:10.1016/j.autcon.2025.106305.</w:t>
      </w:r>
    </w:p>
    <w:p w14:paraId="609E2E9D" w14:textId="77777777" w:rsidR="00C633DD" w:rsidRPr="00A1333B" w:rsidRDefault="00C633DD" w:rsidP="00C633DD">
      <w:pPr>
        <w:pStyle w:val="Bibliography"/>
        <w:rPr>
          <w:rFonts w:ascii="Cambria" w:hAnsi="Cambria"/>
          <w:sz w:val="20"/>
          <w:szCs w:val="20"/>
        </w:rPr>
      </w:pPr>
      <w:r w:rsidRPr="00A1333B">
        <w:rPr>
          <w:rFonts w:ascii="Cambria" w:hAnsi="Cambria"/>
          <w:sz w:val="20"/>
          <w:szCs w:val="20"/>
        </w:rPr>
        <w:t xml:space="preserve">Chen, Chen, Bo Xiao, Yuxuan Zhang, and Zhenhua Zhu. 2023. “Automatic Vision-Based Calculation of Excavator Earthmoving Productivity Using Zero-Shot Learning Activity Recognition.” </w:t>
      </w:r>
      <w:r w:rsidRPr="00A1333B">
        <w:rPr>
          <w:rFonts w:ascii="Cambria" w:hAnsi="Cambria"/>
          <w:i/>
          <w:iCs/>
          <w:sz w:val="20"/>
          <w:szCs w:val="20"/>
        </w:rPr>
        <w:t>Automation in Construction</w:t>
      </w:r>
      <w:r w:rsidRPr="00A1333B">
        <w:rPr>
          <w:rFonts w:ascii="Cambria" w:hAnsi="Cambria"/>
          <w:sz w:val="20"/>
          <w:szCs w:val="20"/>
        </w:rPr>
        <w:t xml:space="preserve"> 146:104702. doi:10.1016/j.autcon.2022.104702.</w:t>
      </w:r>
    </w:p>
    <w:p w14:paraId="2F6F34FF" w14:textId="77777777" w:rsidR="00C633DD" w:rsidRPr="00A1333B" w:rsidRDefault="00C633DD" w:rsidP="00C633DD">
      <w:pPr>
        <w:pStyle w:val="Bibliography"/>
        <w:rPr>
          <w:rFonts w:ascii="Cambria" w:hAnsi="Cambria"/>
          <w:sz w:val="20"/>
          <w:szCs w:val="20"/>
        </w:rPr>
      </w:pPr>
      <w:r w:rsidRPr="00A1333B">
        <w:rPr>
          <w:rFonts w:ascii="Cambria" w:hAnsi="Cambria"/>
          <w:sz w:val="20"/>
          <w:szCs w:val="20"/>
        </w:rPr>
        <w:t xml:space="preserve">Chen, Haosen, Lei Hou, Shaoze Wu, Guomin Zhang, Yang Zou, Sungkon Moon, and Muhammed Bhuiyan. 2024. “Augmented Reality, Deep Learning and Vision-Language Query System for Construction Worker Safety.” </w:t>
      </w:r>
      <w:r w:rsidRPr="00A1333B">
        <w:rPr>
          <w:rFonts w:ascii="Cambria" w:hAnsi="Cambria"/>
          <w:i/>
          <w:iCs/>
          <w:sz w:val="20"/>
          <w:szCs w:val="20"/>
        </w:rPr>
        <w:t>Automation in Construction</w:t>
      </w:r>
      <w:r w:rsidRPr="00A1333B">
        <w:rPr>
          <w:rFonts w:ascii="Cambria" w:hAnsi="Cambria"/>
          <w:sz w:val="20"/>
          <w:szCs w:val="20"/>
        </w:rPr>
        <w:t xml:space="preserve"> 157:105158. doi:10.1016/j.autcon.2023.105158.</w:t>
      </w:r>
    </w:p>
    <w:p w14:paraId="5850ED0F" w14:textId="77777777" w:rsidR="00C633DD" w:rsidRPr="00A1333B" w:rsidRDefault="00C633DD" w:rsidP="00C633DD">
      <w:pPr>
        <w:pStyle w:val="Bibliography"/>
        <w:rPr>
          <w:rFonts w:ascii="Cambria" w:hAnsi="Cambria"/>
          <w:sz w:val="20"/>
          <w:szCs w:val="20"/>
        </w:rPr>
      </w:pPr>
      <w:r w:rsidRPr="00A1333B">
        <w:rPr>
          <w:rFonts w:ascii="Cambria" w:hAnsi="Cambria"/>
          <w:sz w:val="20"/>
          <w:szCs w:val="20"/>
        </w:rPr>
        <w:t xml:space="preserve">Davila Delgado, Juan Manuel, and Lukumon Oyedele. 2021. “Deep Learning with Small Datasets: Using Autoencoders to Address Limited Datasets in Construction Management.” </w:t>
      </w:r>
      <w:r w:rsidRPr="00A1333B">
        <w:rPr>
          <w:rFonts w:ascii="Cambria" w:hAnsi="Cambria"/>
          <w:i/>
          <w:iCs/>
          <w:sz w:val="20"/>
          <w:szCs w:val="20"/>
        </w:rPr>
        <w:t>Applied Soft Computing</w:t>
      </w:r>
      <w:r w:rsidRPr="00A1333B">
        <w:rPr>
          <w:rFonts w:ascii="Cambria" w:hAnsi="Cambria"/>
          <w:sz w:val="20"/>
          <w:szCs w:val="20"/>
        </w:rPr>
        <w:t xml:space="preserve"> 112:107836. doi:10.1016/j.asoc.2021.107836.</w:t>
      </w:r>
    </w:p>
    <w:p w14:paraId="33A32ACC" w14:textId="77777777" w:rsidR="00C633DD" w:rsidRPr="00A1333B" w:rsidRDefault="00C633DD" w:rsidP="00C633DD">
      <w:pPr>
        <w:pStyle w:val="Bibliography"/>
        <w:rPr>
          <w:rFonts w:ascii="Cambria" w:hAnsi="Cambria"/>
          <w:sz w:val="20"/>
          <w:szCs w:val="20"/>
        </w:rPr>
      </w:pPr>
      <w:r w:rsidRPr="00A1333B">
        <w:rPr>
          <w:rFonts w:ascii="Cambria" w:hAnsi="Cambria"/>
          <w:sz w:val="20"/>
          <w:szCs w:val="20"/>
        </w:rPr>
        <w:t xml:space="preserve">Hussain, Rahat, Doyeop Lee, Muhammad Sibtain Abbas, Syed Farhan Alam Zaidi, Akeem Pedro, and Chansik Park. 2026. “Vision-Language Model-Based Intelligent Assistant for Onsite Construction Safety Inspection.” </w:t>
      </w:r>
      <w:r w:rsidRPr="00A1333B">
        <w:rPr>
          <w:rFonts w:ascii="Cambria" w:hAnsi="Cambria"/>
          <w:i/>
          <w:iCs/>
          <w:sz w:val="20"/>
          <w:szCs w:val="20"/>
        </w:rPr>
        <w:t>Automation in Construction</w:t>
      </w:r>
      <w:r w:rsidRPr="00A1333B">
        <w:rPr>
          <w:rFonts w:ascii="Cambria" w:hAnsi="Cambria"/>
          <w:sz w:val="20"/>
          <w:szCs w:val="20"/>
        </w:rPr>
        <w:t xml:space="preserve"> 182:106728. doi:10.1016/j.autcon.2025.106728.</w:t>
      </w:r>
    </w:p>
    <w:p w14:paraId="15AD9F7D" w14:textId="77777777" w:rsidR="00C633DD" w:rsidRPr="00A1333B" w:rsidRDefault="00C633DD" w:rsidP="00C633DD">
      <w:pPr>
        <w:pStyle w:val="Bibliography"/>
        <w:rPr>
          <w:rFonts w:ascii="Cambria" w:hAnsi="Cambria"/>
          <w:sz w:val="20"/>
          <w:szCs w:val="20"/>
        </w:rPr>
      </w:pPr>
      <w:r w:rsidRPr="00A1333B">
        <w:rPr>
          <w:rFonts w:ascii="Cambria" w:hAnsi="Cambria"/>
          <w:sz w:val="20"/>
          <w:szCs w:val="20"/>
        </w:rPr>
        <w:t xml:space="preserve">Jiang, Zhouqian, and John I. Messner. 2023. “Computer Vision Applications In Construction And Asset Management Phases: A Literature Review.” </w:t>
      </w:r>
      <w:r w:rsidRPr="00A1333B">
        <w:rPr>
          <w:rFonts w:ascii="Cambria" w:hAnsi="Cambria"/>
          <w:i/>
          <w:iCs/>
          <w:sz w:val="20"/>
          <w:szCs w:val="20"/>
        </w:rPr>
        <w:t>Journal of Information Technology in Construction (ITcon)</w:t>
      </w:r>
      <w:r w:rsidRPr="00A1333B">
        <w:rPr>
          <w:rFonts w:ascii="Cambria" w:hAnsi="Cambria"/>
          <w:sz w:val="20"/>
          <w:szCs w:val="20"/>
        </w:rPr>
        <w:t xml:space="preserve"> 28(9):176–99. doi:10.36680/j.itcon.2023.009.</w:t>
      </w:r>
    </w:p>
    <w:p w14:paraId="40CC4DE9" w14:textId="77777777" w:rsidR="00C633DD" w:rsidRPr="00A1333B" w:rsidRDefault="00C633DD" w:rsidP="00C633DD">
      <w:pPr>
        <w:pStyle w:val="Bibliography"/>
        <w:rPr>
          <w:rFonts w:ascii="Cambria" w:hAnsi="Cambria"/>
          <w:sz w:val="20"/>
          <w:szCs w:val="20"/>
        </w:rPr>
      </w:pPr>
      <w:r w:rsidRPr="00A1333B">
        <w:rPr>
          <w:rFonts w:ascii="Cambria" w:hAnsi="Cambria"/>
          <w:sz w:val="20"/>
          <w:szCs w:val="20"/>
        </w:rPr>
        <w:t xml:space="preserve">Jung, Yoonhwa, Ikhyun Cho, Shun-Hsiang Hsu, and Mani Golparvar-Fard. 2024. “VisualSiteDiary: A Detector-Free Vision-Language Transformer Model for Captioning Photologs for Daily Construction Reporting and Image Retrievals.” </w:t>
      </w:r>
      <w:r w:rsidRPr="00A1333B">
        <w:rPr>
          <w:rFonts w:ascii="Cambria" w:hAnsi="Cambria"/>
          <w:i/>
          <w:iCs/>
          <w:sz w:val="20"/>
          <w:szCs w:val="20"/>
        </w:rPr>
        <w:t>Automation in Construction</w:t>
      </w:r>
      <w:r w:rsidRPr="00A1333B">
        <w:rPr>
          <w:rFonts w:ascii="Cambria" w:hAnsi="Cambria"/>
          <w:sz w:val="20"/>
          <w:szCs w:val="20"/>
        </w:rPr>
        <w:t xml:space="preserve"> 165:105483. doi:10.1016/j.autcon.2024.105483.</w:t>
      </w:r>
    </w:p>
    <w:p w14:paraId="78D5B2C4" w14:textId="77777777" w:rsidR="00C633DD" w:rsidRPr="00A1333B" w:rsidRDefault="00C633DD" w:rsidP="00C633DD">
      <w:pPr>
        <w:pStyle w:val="Bibliography"/>
        <w:rPr>
          <w:rFonts w:ascii="Cambria" w:hAnsi="Cambria"/>
          <w:sz w:val="20"/>
          <w:szCs w:val="20"/>
        </w:rPr>
      </w:pPr>
      <w:r w:rsidRPr="00A1333B">
        <w:rPr>
          <w:rFonts w:ascii="Cambria" w:hAnsi="Cambria"/>
          <w:sz w:val="20"/>
          <w:szCs w:val="20"/>
        </w:rPr>
        <w:t xml:space="preserve">Li, Huimin, Hui Deng, and Yichuan Deng. 2025. “Towards Worker-Centric Construction Scene Understanding: Status Quo and Future Directions.” </w:t>
      </w:r>
      <w:r w:rsidRPr="00A1333B">
        <w:rPr>
          <w:rFonts w:ascii="Cambria" w:hAnsi="Cambria"/>
          <w:i/>
          <w:iCs/>
          <w:sz w:val="20"/>
          <w:szCs w:val="20"/>
        </w:rPr>
        <w:t>Automation in Construction</w:t>
      </w:r>
      <w:r w:rsidRPr="00A1333B">
        <w:rPr>
          <w:rFonts w:ascii="Cambria" w:hAnsi="Cambria"/>
          <w:sz w:val="20"/>
          <w:szCs w:val="20"/>
        </w:rPr>
        <w:t xml:space="preserve"> 171:106005. doi:10.1016/j.autcon.2025.106005.</w:t>
      </w:r>
    </w:p>
    <w:p w14:paraId="39380237" w14:textId="77777777" w:rsidR="00C633DD" w:rsidRPr="00A1333B" w:rsidRDefault="00C633DD" w:rsidP="00C633DD">
      <w:pPr>
        <w:pStyle w:val="Bibliography"/>
        <w:rPr>
          <w:rFonts w:ascii="Cambria" w:hAnsi="Cambria"/>
          <w:sz w:val="20"/>
          <w:szCs w:val="20"/>
        </w:rPr>
      </w:pPr>
      <w:r w:rsidRPr="00A1333B">
        <w:rPr>
          <w:rFonts w:ascii="Cambria" w:hAnsi="Cambria"/>
          <w:sz w:val="20"/>
          <w:szCs w:val="20"/>
        </w:rPr>
        <w:t xml:space="preserve">Nath, Nipun D., Amir H. Behzadan, and Stephanie G. Paal. 2020. “Deep Learning for Site Safety: Real-Time Detection of Personal Protective Equipment.” </w:t>
      </w:r>
      <w:r w:rsidRPr="00A1333B">
        <w:rPr>
          <w:rFonts w:ascii="Cambria" w:hAnsi="Cambria"/>
          <w:i/>
          <w:iCs/>
          <w:sz w:val="20"/>
          <w:szCs w:val="20"/>
        </w:rPr>
        <w:t>Automation in Construction</w:t>
      </w:r>
      <w:r w:rsidRPr="00A1333B">
        <w:rPr>
          <w:rFonts w:ascii="Cambria" w:hAnsi="Cambria"/>
          <w:sz w:val="20"/>
          <w:szCs w:val="20"/>
        </w:rPr>
        <w:t xml:space="preserve"> 112:103085. doi:10.1016/j.autcon.2020.103085.</w:t>
      </w:r>
    </w:p>
    <w:p w14:paraId="34B9B8F2" w14:textId="77777777" w:rsidR="00C633DD" w:rsidRPr="00A1333B" w:rsidRDefault="00C633DD" w:rsidP="00C633DD">
      <w:pPr>
        <w:pStyle w:val="Bibliography"/>
        <w:rPr>
          <w:rFonts w:ascii="Cambria" w:hAnsi="Cambria"/>
          <w:sz w:val="20"/>
          <w:szCs w:val="20"/>
        </w:rPr>
      </w:pPr>
      <w:r w:rsidRPr="00A1333B">
        <w:rPr>
          <w:rFonts w:ascii="Cambria" w:hAnsi="Cambria"/>
          <w:sz w:val="20"/>
          <w:szCs w:val="20"/>
        </w:rPr>
        <w:lastRenderedPageBreak/>
        <w:t xml:space="preserve">Paneru, Suman, and Idris Jeelani. 2021. “Computer Vision Applications in Construction: Current State, Opportunities &amp; Challenges.” </w:t>
      </w:r>
      <w:r w:rsidRPr="00A1333B">
        <w:rPr>
          <w:rFonts w:ascii="Cambria" w:hAnsi="Cambria"/>
          <w:i/>
          <w:iCs/>
          <w:sz w:val="20"/>
          <w:szCs w:val="20"/>
        </w:rPr>
        <w:t>Automation in Construction</w:t>
      </w:r>
      <w:r w:rsidRPr="00A1333B">
        <w:rPr>
          <w:rFonts w:ascii="Cambria" w:hAnsi="Cambria"/>
          <w:sz w:val="20"/>
          <w:szCs w:val="20"/>
        </w:rPr>
        <w:t xml:space="preserve"> 132:103940. doi:10.1016/j.autcon.2021.103940.</w:t>
      </w:r>
    </w:p>
    <w:p w14:paraId="53F8E1E5" w14:textId="77777777" w:rsidR="00C633DD" w:rsidRPr="00A1333B" w:rsidRDefault="00C633DD" w:rsidP="00C633DD">
      <w:pPr>
        <w:pStyle w:val="Bibliography"/>
        <w:rPr>
          <w:rFonts w:ascii="Cambria" w:hAnsi="Cambria"/>
          <w:sz w:val="20"/>
          <w:szCs w:val="20"/>
        </w:rPr>
      </w:pPr>
      <w:r w:rsidRPr="00A1333B">
        <w:rPr>
          <w:rFonts w:ascii="Cambria" w:hAnsi="Cambria"/>
          <w:sz w:val="20"/>
          <w:szCs w:val="20"/>
        </w:rPr>
        <w:t xml:space="preserve">Rabbi, Ahmed Bin Kabir, and Idris Jeelani. 2024. “AI Integration in Construction Safety: Current State, Challenges, and Future Opportunities in Text, Vision, and Audio Based Applications.” </w:t>
      </w:r>
      <w:r w:rsidRPr="00A1333B">
        <w:rPr>
          <w:rFonts w:ascii="Cambria" w:hAnsi="Cambria"/>
          <w:i/>
          <w:iCs/>
          <w:sz w:val="20"/>
          <w:szCs w:val="20"/>
        </w:rPr>
        <w:t>Automation in Construction</w:t>
      </w:r>
      <w:r w:rsidRPr="00A1333B">
        <w:rPr>
          <w:rFonts w:ascii="Cambria" w:hAnsi="Cambria"/>
          <w:sz w:val="20"/>
          <w:szCs w:val="20"/>
        </w:rPr>
        <w:t xml:space="preserve"> 164:105443. doi:10.1016/j.autcon.2024.105443.</w:t>
      </w:r>
    </w:p>
    <w:p w14:paraId="0DFF010F" w14:textId="77777777" w:rsidR="00C633DD" w:rsidRPr="00A1333B" w:rsidRDefault="00C633DD" w:rsidP="00C633DD">
      <w:pPr>
        <w:pStyle w:val="Bibliography"/>
        <w:rPr>
          <w:rFonts w:ascii="Cambria" w:hAnsi="Cambria"/>
          <w:sz w:val="20"/>
          <w:szCs w:val="20"/>
        </w:rPr>
      </w:pPr>
      <w:r w:rsidRPr="00A1333B">
        <w:rPr>
          <w:rFonts w:ascii="Cambria" w:hAnsi="Cambria"/>
          <w:sz w:val="20"/>
          <w:szCs w:val="20"/>
        </w:rPr>
        <w:t xml:space="preserve">Samsami, Reihaneh. 2024. “A Systematic Review of Automated Construction Inspection and Progress Monitoring (ACIPM): Applications, Challenges, and Future Directions.” </w:t>
      </w:r>
      <w:r w:rsidRPr="00A1333B">
        <w:rPr>
          <w:rFonts w:ascii="Cambria" w:hAnsi="Cambria"/>
          <w:i/>
          <w:iCs/>
          <w:sz w:val="20"/>
          <w:szCs w:val="20"/>
        </w:rPr>
        <w:t>CivilEng</w:t>
      </w:r>
      <w:r w:rsidRPr="00A1333B">
        <w:rPr>
          <w:rFonts w:ascii="Cambria" w:hAnsi="Cambria"/>
          <w:sz w:val="20"/>
          <w:szCs w:val="20"/>
        </w:rPr>
        <w:t xml:space="preserve"> 5(1):265–87. doi:10.3390/civileng5010014.</w:t>
      </w:r>
    </w:p>
    <w:p w14:paraId="0AD86163" w14:textId="77777777" w:rsidR="00C633DD" w:rsidRPr="00A1333B" w:rsidRDefault="00C633DD" w:rsidP="00C633DD">
      <w:pPr>
        <w:pStyle w:val="Bibliography"/>
        <w:rPr>
          <w:rFonts w:ascii="Cambria" w:hAnsi="Cambria"/>
          <w:sz w:val="20"/>
          <w:szCs w:val="20"/>
        </w:rPr>
      </w:pPr>
      <w:r w:rsidRPr="00A1333B">
        <w:rPr>
          <w:rFonts w:ascii="Cambria" w:hAnsi="Cambria"/>
          <w:sz w:val="20"/>
          <w:szCs w:val="20"/>
        </w:rPr>
        <w:t xml:space="preserve">Sherafat, Behnam, Changbum R. Ahn, Reza Akhavian, Amir H. Behzadan, Mani Golparvar-Fard, Hyunsoo Kim, Yong-Cheol Lee, Abbas Rashidi, and Ehsan Rezazadeh Azar. 2020. “Automated Methods for Activity Recognition of Construction Workers and Equipment: State-of-the-Art Review.” </w:t>
      </w:r>
      <w:r w:rsidRPr="00A1333B">
        <w:rPr>
          <w:rFonts w:ascii="Cambria" w:hAnsi="Cambria"/>
          <w:i/>
          <w:iCs/>
          <w:sz w:val="20"/>
          <w:szCs w:val="20"/>
        </w:rPr>
        <w:t>Journal of Construction Engineering and Management</w:t>
      </w:r>
      <w:r w:rsidRPr="00A1333B">
        <w:rPr>
          <w:rFonts w:ascii="Cambria" w:hAnsi="Cambria"/>
          <w:sz w:val="20"/>
          <w:szCs w:val="20"/>
        </w:rPr>
        <w:t xml:space="preserve"> 146(6):03120002. doi:10.1061/(ASCE)CO.1943-7862.0001843.</w:t>
      </w:r>
    </w:p>
    <w:p w14:paraId="2A1CCAA3" w14:textId="77777777" w:rsidR="00C633DD" w:rsidRPr="00A1333B" w:rsidRDefault="00C633DD" w:rsidP="00C633DD">
      <w:pPr>
        <w:pStyle w:val="Bibliography"/>
        <w:rPr>
          <w:rFonts w:ascii="Cambria" w:hAnsi="Cambria"/>
          <w:sz w:val="20"/>
          <w:szCs w:val="20"/>
        </w:rPr>
      </w:pPr>
      <w:r w:rsidRPr="00A1333B">
        <w:rPr>
          <w:rFonts w:ascii="Cambria" w:hAnsi="Cambria"/>
          <w:sz w:val="20"/>
          <w:szCs w:val="20"/>
        </w:rPr>
        <w:t xml:space="preserve">Tricco, Andrea C., Erin Lillie, Wasifa Zarin, Kelly K. O’Brien, Heather Colquhoun, Danielle Levac, David Moher, Micah D. J. Peters, Tanya Horsley, Laura Weeks, Susanne Hempel, Elie A. Akl, Christine Chang, Jessie McGowan, Lesley Stewart, Lisa Hartling, Adrian Aldcroft, Michael G. Wilson, Chantelle Garritty, Simon Lewin, Christina M. Godfrey, Marilyn T. Macdonald, Etienne V. Langlois, Karla Soares-Weiser, Jo Moriarty, Tammy Clifford, Özge Tunçalp, and Sharon E. Straus. 2018. “PRISMA Extension for Scoping Reviews (PRISMA-ScR): Checklist and Explanation.” </w:t>
      </w:r>
      <w:r w:rsidRPr="00A1333B">
        <w:rPr>
          <w:rFonts w:ascii="Cambria" w:hAnsi="Cambria"/>
          <w:i/>
          <w:iCs/>
          <w:sz w:val="20"/>
          <w:szCs w:val="20"/>
        </w:rPr>
        <w:t>Annals of Internal Medicine</w:t>
      </w:r>
      <w:r w:rsidRPr="00A1333B">
        <w:rPr>
          <w:rFonts w:ascii="Cambria" w:hAnsi="Cambria"/>
          <w:sz w:val="20"/>
          <w:szCs w:val="20"/>
        </w:rPr>
        <w:t xml:space="preserve"> 169(7):467–73. doi:10.7326/M18-0850.</w:t>
      </w:r>
    </w:p>
    <w:p w14:paraId="2D96A77B" w14:textId="77777777" w:rsidR="00C633DD" w:rsidRPr="00A1333B" w:rsidRDefault="00C633DD" w:rsidP="00C633DD">
      <w:pPr>
        <w:pStyle w:val="Bibliography"/>
        <w:rPr>
          <w:rFonts w:ascii="Cambria" w:hAnsi="Cambria"/>
          <w:sz w:val="20"/>
          <w:szCs w:val="20"/>
        </w:rPr>
      </w:pPr>
      <w:r w:rsidRPr="00A1333B">
        <w:rPr>
          <w:rFonts w:ascii="Cambria" w:hAnsi="Cambria"/>
          <w:sz w:val="20"/>
          <w:szCs w:val="20"/>
        </w:rPr>
        <w:t xml:space="preserve">Tuomisto, Jaakko, Yuan Zheng, Inshu Chauhan, Olli Seppänen, and Joni Pajarinen. 2026. “Automating On-Site Object Inspection with a Quadruped Robot and BIM.” </w:t>
      </w:r>
      <w:r w:rsidRPr="00A1333B">
        <w:rPr>
          <w:rFonts w:ascii="Cambria" w:hAnsi="Cambria"/>
          <w:i/>
          <w:iCs/>
          <w:sz w:val="20"/>
          <w:szCs w:val="20"/>
        </w:rPr>
        <w:t>Automation in Construction</w:t>
      </w:r>
      <w:r w:rsidRPr="00A1333B">
        <w:rPr>
          <w:rFonts w:ascii="Cambria" w:hAnsi="Cambria"/>
          <w:sz w:val="20"/>
          <w:szCs w:val="20"/>
        </w:rPr>
        <w:t xml:space="preserve"> 181:106571. doi:10.1016/j.autcon.2025.106571.</w:t>
      </w:r>
    </w:p>
    <w:p w14:paraId="07A3F27A" w14:textId="77777777" w:rsidR="00C633DD" w:rsidRPr="00A1333B" w:rsidRDefault="00C633DD" w:rsidP="00C633DD">
      <w:pPr>
        <w:pStyle w:val="Bibliography"/>
        <w:rPr>
          <w:rFonts w:ascii="Cambria" w:hAnsi="Cambria"/>
          <w:sz w:val="20"/>
          <w:szCs w:val="20"/>
        </w:rPr>
      </w:pPr>
      <w:r w:rsidRPr="00A1333B">
        <w:rPr>
          <w:rFonts w:ascii="Cambria" w:hAnsi="Cambria"/>
          <w:sz w:val="20"/>
          <w:szCs w:val="20"/>
        </w:rPr>
        <w:t xml:space="preserve">Wang, Xiyu, and Nora El-Gohary. 2023. “Deep Learning-Based Relation Extraction and Knowledge Graph-Based Representation of Construction Safety Requirements.” </w:t>
      </w:r>
      <w:r w:rsidRPr="00A1333B">
        <w:rPr>
          <w:rFonts w:ascii="Cambria" w:hAnsi="Cambria"/>
          <w:i/>
          <w:iCs/>
          <w:sz w:val="20"/>
          <w:szCs w:val="20"/>
        </w:rPr>
        <w:t>Automation in Construction</w:t>
      </w:r>
      <w:r w:rsidRPr="00A1333B">
        <w:rPr>
          <w:rFonts w:ascii="Cambria" w:hAnsi="Cambria"/>
          <w:sz w:val="20"/>
          <w:szCs w:val="20"/>
        </w:rPr>
        <w:t xml:space="preserve"> 147:104696. doi:10.1016/j.autcon.2022.104696.</w:t>
      </w:r>
    </w:p>
    <w:p w14:paraId="3799EF2A" w14:textId="77777777" w:rsidR="00C633DD" w:rsidRPr="00A1333B" w:rsidRDefault="00C633DD" w:rsidP="00C633DD">
      <w:pPr>
        <w:pStyle w:val="Bibliography"/>
        <w:rPr>
          <w:rFonts w:ascii="Cambria" w:hAnsi="Cambria"/>
          <w:sz w:val="20"/>
          <w:szCs w:val="20"/>
        </w:rPr>
      </w:pPr>
      <w:r w:rsidRPr="00A1333B">
        <w:rPr>
          <w:rFonts w:ascii="Cambria" w:hAnsi="Cambria"/>
          <w:sz w:val="20"/>
          <w:szCs w:val="20"/>
        </w:rPr>
        <w:t xml:space="preserve">Wang, Xiyu, and Nora El-Gohary. 2024. “Few-Shot Object Detection and Attribute Recognition from Construction Site Images for Improved Field Compliance.” </w:t>
      </w:r>
      <w:r w:rsidRPr="00A1333B">
        <w:rPr>
          <w:rFonts w:ascii="Cambria" w:hAnsi="Cambria"/>
          <w:i/>
          <w:iCs/>
          <w:sz w:val="20"/>
          <w:szCs w:val="20"/>
        </w:rPr>
        <w:t>Automation in Construction</w:t>
      </w:r>
      <w:r w:rsidRPr="00A1333B">
        <w:rPr>
          <w:rFonts w:ascii="Cambria" w:hAnsi="Cambria"/>
          <w:sz w:val="20"/>
          <w:szCs w:val="20"/>
        </w:rPr>
        <w:t xml:space="preserve"> 167:105539. doi:10.1016/j.autcon.2024.105539.</w:t>
      </w:r>
    </w:p>
    <w:p w14:paraId="2778E49E" w14:textId="77777777" w:rsidR="00C633DD" w:rsidRPr="00A1333B" w:rsidRDefault="00C633DD" w:rsidP="00C633DD">
      <w:pPr>
        <w:pStyle w:val="Bibliography"/>
        <w:rPr>
          <w:rFonts w:ascii="Cambria" w:hAnsi="Cambria"/>
          <w:sz w:val="20"/>
          <w:szCs w:val="20"/>
        </w:rPr>
      </w:pPr>
      <w:r w:rsidRPr="00A1333B">
        <w:rPr>
          <w:rFonts w:ascii="Cambria" w:hAnsi="Cambria"/>
          <w:sz w:val="20"/>
          <w:szCs w:val="20"/>
        </w:rPr>
        <w:t xml:space="preserve">Wu, Haitao, Botao Zhong, Heng Li, Peter Love, Xing Pan, and Neng Zhao. 2021. “Combining Computer Vision with Semantic Reasoning for On-Site Safety Management in Construction.” </w:t>
      </w:r>
      <w:r w:rsidRPr="00A1333B">
        <w:rPr>
          <w:rFonts w:ascii="Cambria" w:hAnsi="Cambria"/>
          <w:i/>
          <w:iCs/>
          <w:sz w:val="20"/>
          <w:szCs w:val="20"/>
        </w:rPr>
        <w:t>Journal of Building Engineering</w:t>
      </w:r>
      <w:r w:rsidRPr="00A1333B">
        <w:rPr>
          <w:rFonts w:ascii="Cambria" w:hAnsi="Cambria"/>
          <w:sz w:val="20"/>
          <w:szCs w:val="20"/>
        </w:rPr>
        <w:t xml:space="preserve"> 42:103036. doi:10.1016/j.jobe.2021.103036.</w:t>
      </w:r>
    </w:p>
    <w:p w14:paraId="63E74A60" w14:textId="77777777" w:rsidR="00C633DD" w:rsidRPr="00A1333B" w:rsidRDefault="00C633DD" w:rsidP="00C633DD">
      <w:pPr>
        <w:pStyle w:val="Bibliography"/>
        <w:rPr>
          <w:rFonts w:ascii="Cambria" w:hAnsi="Cambria"/>
          <w:sz w:val="20"/>
          <w:szCs w:val="20"/>
        </w:rPr>
      </w:pPr>
      <w:r w:rsidRPr="00A1333B">
        <w:rPr>
          <w:rFonts w:ascii="Cambria" w:hAnsi="Cambria"/>
          <w:sz w:val="20"/>
          <w:szCs w:val="20"/>
        </w:rPr>
        <w:t xml:space="preserve">Xiao, Bo, Yiheng Wang, and Shih-Chung Kang. 2022. “Deep Learning Image Captioning in Construction Management: A Feasibility Study.” </w:t>
      </w:r>
      <w:r w:rsidRPr="00A1333B">
        <w:rPr>
          <w:rFonts w:ascii="Cambria" w:hAnsi="Cambria"/>
          <w:i/>
          <w:iCs/>
          <w:sz w:val="20"/>
          <w:szCs w:val="20"/>
        </w:rPr>
        <w:t>Journal of Construction Engineering and Management</w:t>
      </w:r>
      <w:r w:rsidRPr="00A1333B">
        <w:rPr>
          <w:rFonts w:ascii="Cambria" w:hAnsi="Cambria"/>
          <w:sz w:val="20"/>
          <w:szCs w:val="20"/>
        </w:rPr>
        <w:t xml:space="preserve"> 148(7):04022049. doi:10.1061/(ASCE)CO.1943-7862.0002297.</w:t>
      </w:r>
    </w:p>
    <w:p w14:paraId="3B1D41EE" w14:textId="77777777" w:rsidR="00C633DD" w:rsidRPr="00A1333B" w:rsidRDefault="00C633DD" w:rsidP="00C633DD">
      <w:pPr>
        <w:pStyle w:val="Bibliography"/>
        <w:rPr>
          <w:rFonts w:ascii="Cambria" w:hAnsi="Cambria"/>
          <w:sz w:val="20"/>
          <w:szCs w:val="20"/>
        </w:rPr>
      </w:pPr>
      <w:r w:rsidRPr="00A1333B">
        <w:rPr>
          <w:rFonts w:ascii="Cambria" w:hAnsi="Cambria"/>
          <w:sz w:val="20"/>
          <w:szCs w:val="20"/>
        </w:rPr>
        <w:t xml:space="preserve">Xiong, Ruoxin, Yuanbin Song, Heng Li, and Yuxuan Wang. 2019. “Onsite Video Mining for Construction Hazards Identification with Visual Relationships.” </w:t>
      </w:r>
      <w:r w:rsidRPr="00A1333B">
        <w:rPr>
          <w:rFonts w:ascii="Cambria" w:hAnsi="Cambria"/>
          <w:i/>
          <w:iCs/>
          <w:sz w:val="20"/>
          <w:szCs w:val="20"/>
        </w:rPr>
        <w:t>Advanced Engineering Informatics</w:t>
      </w:r>
      <w:r w:rsidRPr="00A1333B">
        <w:rPr>
          <w:rFonts w:ascii="Cambria" w:hAnsi="Cambria"/>
          <w:sz w:val="20"/>
          <w:szCs w:val="20"/>
        </w:rPr>
        <w:t xml:space="preserve"> 42:100966. doi:10.1016/j.aei.2019.100966.</w:t>
      </w:r>
    </w:p>
    <w:p w14:paraId="6C77275E" w14:textId="77777777" w:rsidR="00C633DD" w:rsidRPr="00A1333B" w:rsidRDefault="00C633DD" w:rsidP="00C633DD">
      <w:pPr>
        <w:pStyle w:val="Bibliography"/>
        <w:rPr>
          <w:rFonts w:ascii="Cambria" w:hAnsi="Cambria"/>
          <w:sz w:val="20"/>
          <w:szCs w:val="20"/>
        </w:rPr>
      </w:pPr>
      <w:r w:rsidRPr="00A1333B">
        <w:rPr>
          <w:rFonts w:ascii="Cambria" w:hAnsi="Cambria"/>
          <w:sz w:val="20"/>
          <w:szCs w:val="20"/>
        </w:rPr>
        <w:t xml:space="preserve">Zhang, Jiansong, and Nora M. El-Gohary. 2015. “Automated Information Transformation for Automated Regulatory Compliance Checking in Construction.” </w:t>
      </w:r>
      <w:r w:rsidRPr="00A1333B">
        <w:rPr>
          <w:rFonts w:ascii="Cambria" w:hAnsi="Cambria"/>
          <w:i/>
          <w:iCs/>
          <w:sz w:val="20"/>
          <w:szCs w:val="20"/>
        </w:rPr>
        <w:t>Journal of Computing in Civil Engineering</w:t>
      </w:r>
      <w:r w:rsidRPr="00A1333B">
        <w:rPr>
          <w:rFonts w:ascii="Cambria" w:hAnsi="Cambria"/>
          <w:sz w:val="20"/>
          <w:szCs w:val="20"/>
        </w:rPr>
        <w:t xml:space="preserve"> 29(4):B4015001. doi:10.1061/(ASCE)CP.1943-5487.0000427.</w:t>
      </w:r>
    </w:p>
    <w:p w14:paraId="322E2E2C" w14:textId="77777777" w:rsidR="00C633DD" w:rsidRPr="00A1333B" w:rsidRDefault="00C633DD" w:rsidP="00C633DD">
      <w:pPr>
        <w:pStyle w:val="Bibliography"/>
        <w:rPr>
          <w:rFonts w:ascii="Cambria" w:hAnsi="Cambria"/>
          <w:sz w:val="20"/>
          <w:szCs w:val="20"/>
        </w:rPr>
      </w:pPr>
      <w:r w:rsidRPr="00A1333B">
        <w:rPr>
          <w:rFonts w:ascii="Cambria" w:hAnsi="Cambria"/>
          <w:sz w:val="20"/>
          <w:szCs w:val="20"/>
        </w:rPr>
        <w:lastRenderedPageBreak/>
        <w:t>Zhang, Zhaoxin, Yantao Yu, Zaolin Pan, and Maxwell Fordjour Antwi</w:t>
      </w:r>
      <w:r w:rsidRPr="00A1333B">
        <w:rPr>
          <w:rFonts w:ascii="Cambria" w:hAnsi="Cambria" w:cs="Cambria Math"/>
          <w:sz w:val="20"/>
          <w:szCs w:val="20"/>
        </w:rPr>
        <w:t>‐</w:t>
      </w:r>
      <w:r w:rsidRPr="00A1333B">
        <w:rPr>
          <w:rFonts w:ascii="Cambria" w:hAnsi="Cambria"/>
          <w:sz w:val="20"/>
          <w:szCs w:val="20"/>
        </w:rPr>
        <w:t xml:space="preserve">Afari. 2025. </w:t>
      </w:r>
      <w:r w:rsidRPr="00A1333B">
        <w:rPr>
          <w:rFonts w:ascii="Cambria" w:hAnsi="Cambria" w:cs="Aptos"/>
          <w:sz w:val="20"/>
          <w:szCs w:val="20"/>
        </w:rPr>
        <w:t>“</w:t>
      </w:r>
      <w:r w:rsidRPr="00A1333B">
        <w:rPr>
          <w:rFonts w:ascii="Cambria" w:hAnsi="Cambria"/>
          <w:sz w:val="20"/>
          <w:szCs w:val="20"/>
        </w:rPr>
        <w:t>Training</w:t>
      </w:r>
      <w:r w:rsidRPr="00A1333B">
        <w:rPr>
          <w:rFonts w:ascii="Cambria" w:hAnsi="Cambria" w:cs="Cambria Math"/>
          <w:sz w:val="20"/>
          <w:szCs w:val="20"/>
        </w:rPr>
        <w:t>‐</w:t>
      </w:r>
      <w:r w:rsidRPr="00A1333B">
        <w:rPr>
          <w:rFonts w:ascii="Cambria" w:hAnsi="Cambria"/>
          <w:sz w:val="20"/>
          <w:szCs w:val="20"/>
        </w:rPr>
        <w:t>free Few</w:t>
      </w:r>
      <w:r w:rsidRPr="00A1333B">
        <w:rPr>
          <w:rFonts w:ascii="Cambria" w:hAnsi="Cambria" w:cs="Cambria Math"/>
          <w:sz w:val="20"/>
          <w:szCs w:val="20"/>
        </w:rPr>
        <w:t>‐</w:t>
      </w:r>
      <w:r w:rsidRPr="00A1333B">
        <w:rPr>
          <w:rFonts w:ascii="Cambria" w:hAnsi="Cambria"/>
          <w:sz w:val="20"/>
          <w:szCs w:val="20"/>
        </w:rPr>
        <w:t>shot Construction Tool and Material Detection Using Pre</w:t>
      </w:r>
      <w:r w:rsidRPr="00A1333B">
        <w:rPr>
          <w:rFonts w:ascii="Cambria" w:hAnsi="Cambria" w:cs="Cambria Math"/>
          <w:sz w:val="20"/>
          <w:szCs w:val="20"/>
        </w:rPr>
        <w:t>‐</w:t>
      </w:r>
      <w:r w:rsidRPr="00A1333B">
        <w:rPr>
          <w:rFonts w:ascii="Cambria" w:hAnsi="Cambria"/>
          <w:sz w:val="20"/>
          <w:szCs w:val="20"/>
        </w:rPr>
        <w:t>trained Vision</w:t>
      </w:r>
      <w:r w:rsidRPr="00A1333B">
        <w:rPr>
          <w:rFonts w:ascii="Cambria" w:hAnsi="Cambria" w:cs="Cambria Math"/>
          <w:sz w:val="20"/>
          <w:szCs w:val="20"/>
        </w:rPr>
        <w:t>‐</w:t>
      </w:r>
      <w:r w:rsidRPr="00A1333B">
        <w:rPr>
          <w:rFonts w:ascii="Cambria" w:hAnsi="Cambria"/>
          <w:sz w:val="20"/>
          <w:szCs w:val="20"/>
        </w:rPr>
        <w:t>language Model.</w:t>
      </w:r>
      <w:r w:rsidRPr="00A1333B">
        <w:rPr>
          <w:rFonts w:ascii="Cambria" w:hAnsi="Cambria" w:cs="Aptos"/>
          <w:sz w:val="20"/>
          <w:szCs w:val="20"/>
        </w:rPr>
        <w:t>”</w:t>
      </w:r>
      <w:r w:rsidRPr="00A1333B">
        <w:rPr>
          <w:rFonts w:ascii="Cambria" w:hAnsi="Cambria"/>
          <w:sz w:val="20"/>
          <w:szCs w:val="20"/>
        </w:rPr>
        <w:t xml:space="preserve"> </w:t>
      </w:r>
      <w:r w:rsidRPr="00A1333B">
        <w:rPr>
          <w:rFonts w:ascii="Cambria" w:hAnsi="Cambria"/>
          <w:i/>
          <w:iCs/>
          <w:sz w:val="20"/>
          <w:szCs w:val="20"/>
        </w:rPr>
        <w:t>Computer-Aided Civil and Infrastructure Engineering</w:t>
      </w:r>
      <w:r w:rsidRPr="00A1333B">
        <w:rPr>
          <w:rFonts w:ascii="Cambria" w:hAnsi="Cambria"/>
          <w:sz w:val="20"/>
          <w:szCs w:val="20"/>
        </w:rPr>
        <w:t xml:space="preserve"> 40(30):6004–23. doi:10.1111/mice.70129.</w:t>
      </w:r>
    </w:p>
    <w:p w14:paraId="30AE0C8D" w14:textId="77777777" w:rsidR="00C633DD" w:rsidRPr="00A1333B" w:rsidRDefault="00C633DD" w:rsidP="00C633DD">
      <w:pPr>
        <w:pStyle w:val="Bibliography"/>
        <w:rPr>
          <w:rFonts w:ascii="Cambria" w:hAnsi="Cambria"/>
          <w:sz w:val="20"/>
          <w:szCs w:val="20"/>
        </w:rPr>
      </w:pPr>
      <w:r w:rsidRPr="00A1333B">
        <w:rPr>
          <w:rFonts w:ascii="Cambria" w:hAnsi="Cambria"/>
          <w:sz w:val="20"/>
          <w:szCs w:val="20"/>
        </w:rPr>
        <w:t xml:space="preserve">Zhong, Botao, Haitao Wu, Lieyun Ding, Peter E. D. Love, Heng Li, Hanbin Luo, and Li Jiao. 2019. “Mapping Computer Vision Research in Construction: Developments, Knowledge Gaps and Implications for Research.” </w:t>
      </w:r>
      <w:r w:rsidRPr="00A1333B">
        <w:rPr>
          <w:rFonts w:ascii="Cambria" w:hAnsi="Cambria"/>
          <w:i/>
          <w:iCs/>
          <w:sz w:val="20"/>
          <w:szCs w:val="20"/>
        </w:rPr>
        <w:t>Automation in Construction</w:t>
      </w:r>
      <w:r w:rsidRPr="00A1333B">
        <w:rPr>
          <w:rFonts w:ascii="Cambria" w:hAnsi="Cambria"/>
          <w:sz w:val="20"/>
          <w:szCs w:val="20"/>
        </w:rPr>
        <w:t xml:space="preserve"> 107:102919. doi:10.1016/j.autcon.2019.102919.</w:t>
      </w:r>
    </w:p>
    <w:p w14:paraId="2FEF1B6F" w14:textId="5F17D0EA" w:rsidR="00C3436C" w:rsidRPr="00A1333B" w:rsidRDefault="00A81E7F" w:rsidP="007072F5">
      <w:pPr>
        <w:jc w:val="both"/>
        <w:rPr>
          <w:rFonts w:ascii="Cambria" w:hAnsi="Cambria"/>
          <w:b/>
          <w:bCs/>
          <w:sz w:val="20"/>
          <w:szCs w:val="20"/>
        </w:rPr>
      </w:pPr>
      <w:r w:rsidRPr="00A1333B">
        <w:rPr>
          <w:rFonts w:ascii="Cambria" w:hAnsi="Cambria"/>
          <w:b/>
          <w:bCs/>
          <w:sz w:val="20"/>
          <w:szCs w:val="20"/>
        </w:rPr>
        <w:fldChar w:fldCharType="end"/>
      </w:r>
    </w:p>
    <w:sectPr w:rsidR="00C3436C" w:rsidRPr="00A1333B">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d Kamruzzaman Kamrul" w:date="2026-03-18T06:16:00Z" w:initials="MK">
    <w:p w14:paraId="62DD45EC" w14:textId="77777777" w:rsidR="007067D0" w:rsidRDefault="007067D0" w:rsidP="009830C7">
      <w:pPr>
        <w:pStyle w:val="CommentText"/>
      </w:pPr>
      <w:r>
        <w:rPr>
          <w:rStyle w:val="CommentReference"/>
        </w:rPr>
        <w:annotationRef/>
      </w:r>
      <w:r>
        <w:t>Drafted according to PRISMA-scR</w:t>
      </w:r>
    </w:p>
  </w:comment>
  <w:comment w:id="35" w:author="Jacqueline Alicia Borchert" w:date="2026-06-15T10:24:00Z" w:initials="JB">
    <w:p w14:paraId="2A308B3E" w14:textId="77777777" w:rsidR="00290094" w:rsidRDefault="00290094" w:rsidP="00290094">
      <w:r>
        <w:rPr>
          <w:rStyle w:val="CommentReference"/>
        </w:rPr>
        <w:annotationRef/>
      </w:r>
      <w:r>
        <w:rPr>
          <w:sz w:val="20"/>
          <w:szCs w:val="20"/>
        </w:rPr>
        <w:t>Two major sections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2DD45EC" w15:done="1"/>
  <w15:commentEx w15:paraId="2A308B3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BF545E7" w16cex:dateUtc="2026-03-18T10:16:00Z"/>
  <w16cex:commentExtensible w16cex:durableId="277BE3E5" w16cex:dateUtc="2026-06-15T14: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2DD45EC" w16cid:durableId="4BF545E7"/>
  <w16cid:commentId w16cid:paraId="2A308B3E" w16cid:durableId="277BE3E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panose1 w:val="020B0004020202020204"/>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52B27"/>
    <w:multiLevelType w:val="multilevel"/>
    <w:tmpl w:val="68D418D6"/>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7880158"/>
    <w:multiLevelType w:val="multilevel"/>
    <w:tmpl w:val="694C1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7A5B49"/>
    <w:multiLevelType w:val="hybridMultilevel"/>
    <w:tmpl w:val="3DA2D390"/>
    <w:lvl w:ilvl="0" w:tplc="8A848830">
      <w:numFmt w:val="bullet"/>
      <w:lvlText w:val="•"/>
      <w:lvlJc w:val="left"/>
      <w:pPr>
        <w:ind w:left="720" w:hanging="720"/>
      </w:pPr>
      <w:rPr>
        <w:rFonts w:ascii="Cambria" w:eastAsiaTheme="minorHAnsi" w:hAnsi="Cambria"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E073A74"/>
    <w:multiLevelType w:val="hybridMultilevel"/>
    <w:tmpl w:val="59661D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7A5463"/>
    <w:multiLevelType w:val="hybridMultilevel"/>
    <w:tmpl w:val="2D64D6FA"/>
    <w:lvl w:ilvl="0" w:tplc="5F0E0E5E">
      <w:numFmt w:val="bullet"/>
      <w:lvlText w:val="-"/>
      <w:lvlJc w:val="left"/>
      <w:pPr>
        <w:ind w:left="720" w:hanging="360"/>
      </w:pPr>
      <w:rPr>
        <w:rFonts w:ascii="Cambria" w:eastAsiaTheme="majorEastAsia" w:hAnsi="Cambr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966689"/>
    <w:multiLevelType w:val="hybridMultilevel"/>
    <w:tmpl w:val="CFD2615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BF90127"/>
    <w:multiLevelType w:val="multilevel"/>
    <w:tmpl w:val="C1A4506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3C763750"/>
    <w:multiLevelType w:val="hybridMultilevel"/>
    <w:tmpl w:val="51708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E8C378F"/>
    <w:multiLevelType w:val="multilevel"/>
    <w:tmpl w:val="F6826368"/>
    <w:lvl w:ilvl="0">
      <w:numFmt w:val="bullet"/>
      <w:lvlText w:val="•"/>
      <w:lvlJc w:val="left"/>
      <w:pPr>
        <w:ind w:left="720" w:hanging="360"/>
      </w:pPr>
      <w:rPr>
        <w:rFonts w:ascii="Cambria" w:eastAsiaTheme="minorHAnsi" w:hAnsi="Cambria" w:cstheme="minorBidi" w:hint="default"/>
      </w:rPr>
    </w:lvl>
    <w:lvl w:ilvl="1">
      <w:start w:val="4"/>
      <w:numFmt w:val="decimal"/>
      <w:lvlText w:val="%1.%2"/>
      <w:lvlJc w:val="left"/>
      <w:pPr>
        <w:ind w:left="72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2160" w:hanging="1800"/>
      </w:pPr>
      <w:rPr>
        <w:rFonts w:hint="default"/>
      </w:rPr>
    </w:lvl>
  </w:abstractNum>
  <w:abstractNum w:abstractNumId="9" w15:restartNumberingAfterBreak="0">
    <w:nsid w:val="4065203C"/>
    <w:multiLevelType w:val="hybridMultilevel"/>
    <w:tmpl w:val="4B3E0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3346838"/>
    <w:multiLevelType w:val="hybridMultilevel"/>
    <w:tmpl w:val="1486C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8732CF7"/>
    <w:multiLevelType w:val="hybridMultilevel"/>
    <w:tmpl w:val="601C9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DEC10DF"/>
    <w:multiLevelType w:val="multilevel"/>
    <w:tmpl w:val="CF382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6247B6"/>
    <w:multiLevelType w:val="hybridMultilevel"/>
    <w:tmpl w:val="B5D644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EF71E92"/>
    <w:multiLevelType w:val="multilevel"/>
    <w:tmpl w:val="E97E4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9A59C7"/>
    <w:multiLevelType w:val="multilevel"/>
    <w:tmpl w:val="05B0A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7F54DF"/>
    <w:multiLevelType w:val="multilevel"/>
    <w:tmpl w:val="4AB8E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4D010A"/>
    <w:multiLevelType w:val="multilevel"/>
    <w:tmpl w:val="F0660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627305"/>
    <w:multiLevelType w:val="multilevel"/>
    <w:tmpl w:val="A0B25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8A6549"/>
    <w:multiLevelType w:val="multilevel"/>
    <w:tmpl w:val="DC4E3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723406">
    <w:abstractNumId w:val="1"/>
  </w:num>
  <w:num w:numId="2" w16cid:durableId="76632265">
    <w:abstractNumId w:val="12"/>
  </w:num>
  <w:num w:numId="3" w16cid:durableId="769659773">
    <w:abstractNumId w:val="13"/>
  </w:num>
  <w:num w:numId="4" w16cid:durableId="86931507">
    <w:abstractNumId w:val="3"/>
  </w:num>
  <w:num w:numId="5" w16cid:durableId="1805809510">
    <w:abstractNumId w:val="10"/>
  </w:num>
  <w:num w:numId="6" w16cid:durableId="243074813">
    <w:abstractNumId w:val="9"/>
  </w:num>
  <w:num w:numId="7" w16cid:durableId="640304130">
    <w:abstractNumId w:val="11"/>
  </w:num>
  <w:num w:numId="8" w16cid:durableId="716512453">
    <w:abstractNumId w:val="19"/>
  </w:num>
  <w:num w:numId="9" w16cid:durableId="1911692570">
    <w:abstractNumId w:val="15"/>
  </w:num>
  <w:num w:numId="10" w16cid:durableId="1886983853">
    <w:abstractNumId w:val="14"/>
  </w:num>
  <w:num w:numId="11" w16cid:durableId="282812156">
    <w:abstractNumId w:val="6"/>
  </w:num>
  <w:num w:numId="12" w16cid:durableId="1997145294">
    <w:abstractNumId w:val="16"/>
  </w:num>
  <w:num w:numId="13" w16cid:durableId="395402119">
    <w:abstractNumId w:val="0"/>
  </w:num>
  <w:num w:numId="14" w16cid:durableId="821119348">
    <w:abstractNumId w:val="7"/>
  </w:num>
  <w:num w:numId="15" w16cid:durableId="792213549">
    <w:abstractNumId w:val="2"/>
  </w:num>
  <w:num w:numId="16" w16cid:durableId="659426217">
    <w:abstractNumId w:val="8"/>
  </w:num>
  <w:num w:numId="17" w16cid:durableId="2072196101">
    <w:abstractNumId w:val="18"/>
  </w:num>
  <w:num w:numId="18" w16cid:durableId="1931161802">
    <w:abstractNumId w:val="17"/>
  </w:num>
  <w:num w:numId="19" w16cid:durableId="1724476991">
    <w:abstractNumId w:val="4"/>
  </w:num>
  <w:num w:numId="20" w16cid:durableId="98916753">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d Kamruzzaman Kamrul">
    <w15:presenceInfo w15:providerId="AD" w15:userId="S::mkamrul@purdue.edu::877b4b6f-ca64-4eb3-b949-b6f9599ec1b0"/>
  </w15:person>
  <w15:person w15:author="Jacqueline Alicia Borchert">
    <w15:presenceInfo w15:providerId="AD" w15:userId="S::jcassutt@purdue.edu::b0e40bff-47fe-4424-86f6-ef086373456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7D0"/>
    <w:rsid w:val="000024D9"/>
    <w:rsid w:val="00022D9D"/>
    <w:rsid w:val="000265E3"/>
    <w:rsid w:val="00040415"/>
    <w:rsid w:val="00041609"/>
    <w:rsid w:val="0004545E"/>
    <w:rsid w:val="0008663C"/>
    <w:rsid w:val="000A076C"/>
    <w:rsid w:val="000B201F"/>
    <w:rsid w:val="000B56A9"/>
    <w:rsid w:val="000C075D"/>
    <w:rsid w:val="000C4ECD"/>
    <w:rsid w:val="000D4D76"/>
    <w:rsid w:val="000D7DE9"/>
    <w:rsid w:val="00124E7B"/>
    <w:rsid w:val="00130399"/>
    <w:rsid w:val="00132B2F"/>
    <w:rsid w:val="00133031"/>
    <w:rsid w:val="00134CAF"/>
    <w:rsid w:val="00171E09"/>
    <w:rsid w:val="00180A2C"/>
    <w:rsid w:val="00193FF1"/>
    <w:rsid w:val="001A5CAC"/>
    <w:rsid w:val="001A715B"/>
    <w:rsid w:val="001A73E1"/>
    <w:rsid w:val="001B24A1"/>
    <w:rsid w:val="001C7845"/>
    <w:rsid w:val="001D0977"/>
    <w:rsid w:val="001D25C9"/>
    <w:rsid w:val="001D2722"/>
    <w:rsid w:val="00210B2F"/>
    <w:rsid w:val="00224C91"/>
    <w:rsid w:val="002260FD"/>
    <w:rsid w:val="00235431"/>
    <w:rsid w:val="00246754"/>
    <w:rsid w:val="002624C9"/>
    <w:rsid w:val="00265489"/>
    <w:rsid w:val="00277FEC"/>
    <w:rsid w:val="00290094"/>
    <w:rsid w:val="002A2CB8"/>
    <w:rsid w:val="002A6CB2"/>
    <w:rsid w:val="002B508C"/>
    <w:rsid w:val="002B5B3E"/>
    <w:rsid w:val="002C302C"/>
    <w:rsid w:val="002C38B4"/>
    <w:rsid w:val="002C6E20"/>
    <w:rsid w:val="002D4312"/>
    <w:rsid w:val="002F6C18"/>
    <w:rsid w:val="00306264"/>
    <w:rsid w:val="00317316"/>
    <w:rsid w:val="0032325E"/>
    <w:rsid w:val="00342A23"/>
    <w:rsid w:val="00363137"/>
    <w:rsid w:val="00373960"/>
    <w:rsid w:val="00373C8E"/>
    <w:rsid w:val="00395D11"/>
    <w:rsid w:val="003A1744"/>
    <w:rsid w:val="003A754B"/>
    <w:rsid w:val="003C69D5"/>
    <w:rsid w:val="003E0317"/>
    <w:rsid w:val="003E0754"/>
    <w:rsid w:val="003F369B"/>
    <w:rsid w:val="004159C8"/>
    <w:rsid w:val="00424086"/>
    <w:rsid w:val="004251F2"/>
    <w:rsid w:val="00427A2F"/>
    <w:rsid w:val="0043187F"/>
    <w:rsid w:val="00433313"/>
    <w:rsid w:val="00445BCA"/>
    <w:rsid w:val="00461E5B"/>
    <w:rsid w:val="004632A8"/>
    <w:rsid w:val="00463DFD"/>
    <w:rsid w:val="004655CA"/>
    <w:rsid w:val="004A173A"/>
    <w:rsid w:val="004A62F6"/>
    <w:rsid w:val="004C271A"/>
    <w:rsid w:val="004F5A8B"/>
    <w:rsid w:val="00504473"/>
    <w:rsid w:val="005115A4"/>
    <w:rsid w:val="0052165F"/>
    <w:rsid w:val="00527235"/>
    <w:rsid w:val="00537E60"/>
    <w:rsid w:val="0054561D"/>
    <w:rsid w:val="00547779"/>
    <w:rsid w:val="00582C85"/>
    <w:rsid w:val="005A7D7E"/>
    <w:rsid w:val="005C447B"/>
    <w:rsid w:val="005D4B09"/>
    <w:rsid w:val="005E0DB8"/>
    <w:rsid w:val="005F7E54"/>
    <w:rsid w:val="00606874"/>
    <w:rsid w:val="006175D0"/>
    <w:rsid w:val="00621A4B"/>
    <w:rsid w:val="006258BA"/>
    <w:rsid w:val="00635E36"/>
    <w:rsid w:val="00640A70"/>
    <w:rsid w:val="00640D6F"/>
    <w:rsid w:val="00642B65"/>
    <w:rsid w:val="006444E7"/>
    <w:rsid w:val="0064565A"/>
    <w:rsid w:val="00662B59"/>
    <w:rsid w:val="00666FD3"/>
    <w:rsid w:val="00674014"/>
    <w:rsid w:val="006879A5"/>
    <w:rsid w:val="00694885"/>
    <w:rsid w:val="0069562D"/>
    <w:rsid w:val="006A2793"/>
    <w:rsid w:val="006B1363"/>
    <w:rsid w:val="006C1753"/>
    <w:rsid w:val="006D06B6"/>
    <w:rsid w:val="007008D5"/>
    <w:rsid w:val="00702B86"/>
    <w:rsid w:val="00705477"/>
    <w:rsid w:val="007067D0"/>
    <w:rsid w:val="007072F5"/>
    <w:rsid w:val="007074C9"/>
    <w:rsid w:val="0071144F"/>
    <w:rsid w:val="00715DF6"/>
    <w:rsid w:val="007268D3"/>
    <w:rsid w:val="0073443E"/>
    <w:rsid w:val="00740656"/>
    <w:rsid w:val="00746EFD"/>
    <w:rsid w:val="00766EE4"/>
    <w:rsid w:val="007A6481"/>
    <w:rsid w:val="007B733F"/>
    <w:rsid w:val="007C25AA"/>
    <w:rsid w:val="007C794D"/>
    <w:rsid w:val="007D4EC3"/>
    <w:rsid w:val="007E1C9E"/>
    <w:rsid w:val="007E567F"/>
    <w:rsid w:val="007F72C7"/>
    <w:rsid w:val="008125A4"/>
    <w:rsid w:val="00827DFB"/>
    <w:rsid w:val="008349C3"/>
    <w:rsid w:val="00841F09"/>
    <w:rsid w:val="00842DAE"/>
    <w:rsid w:val="00854162"/>
    <w:rsid w:val="00863748"/>
    <w:rsid w:val="00885889"/>
    <w:rsid w:val="008A0DC1"/>
    <w:rsid w:val="008A1869"/>
    <w:rsid w:val="008C1D9B"/>
    <w:rsid w:val="008D085B"/>
    <w:rsid w:val="008F04D0"/>
    <w:rsid w:val="008F29E5"/>
    <w:rsid w:val="008F7A52"/>
    <w:rsid w:val="00900C3C"/>
    <w:rsid w:val="00915382"/>
    <w:rsid w:val="0092225C"/>
    <w:rsid w:val="00922D50"/>
    <w:rsid w:val="00924AD4"/>
    <w:rsid w:val="009524B6"/>
    <w:rsid w:val="009568F0"/>
    <w:rsid w:val="00957D75"/>
    <w:rsid w:val="00961A0A"/>
    <w:rsid w:val="009765CE"/>
    <w:rsid w:val="00977B5E"/>
    <w:rsid w:val="00983BE9"/>
    <w:rsid w:val="00983CC4"/>
    <w:rsid w:val="00991389"/>
    <w:rsid w:val="009C6813"/>
    <w:rsid w:val="009D5EEC"/>
    <w:rsid w:val="009D6A5D"/>
    <w:rsid w:val="009E243D"/>
    <w:rsid w:val="009E3534"/>
    <w:rsid w:val="009E7834"/>
    <w:rsid w:val="009F406B"/>
    <w:rsid w:val="00A127A2"/>
    <w:rsid w:val="00A1333B"/>
    <w:rsid w:val="00A5125C"/>
    <w:rsid w:val="00A75559"/>
    <w:rsid w:val="00A808B6"/>
    <w:rsid w:val="00A81E7F"/>
    <w:rsid w:val="00A82F28"/>
    <w:rsid w:val="00A8382C"/>
    <w:rsid w:val="00A860F9"/>
    <w:rsid w:val="00AA0E79"/>
    <w:rsid w:val="00AA412F"/>
    <w:rsid w:val="00AC12DB"/>
    <w:rsid w:val="00AC4B4E"/>
    <w:rsid w:val="00AE374F"/>
    <w:rsid w:val="00AF3A96"/>
    <w:rsid w:val="00B07301"/>
    <w:rsid w:val="00B1551C"/>
    <w:rsid w:val="00B23ACE"/>
    <w:rsid w:val="00B27E82"/>
    <w:rsid w:val="00B35F28"/>
    <w:rsid w:val="00B47BB7"/>
    <w:rsid w:val="00B51867"/>
    <w:rsid w:val="00B539A3"/>
    <w:rsid w:val="00B53DF7"/>
    <w:rsid w:val="00B609C5"/>
    <w:rsid w:val="00B638DB"/>
    <w:rsid w:val="00B73F42"/>
    <w:rsid w:val="00B841FA"/>
    <w:rsid w:val="00B96A09"/>
    <w:rsid w:val="00B9739E"/>
    <w:rsid w:val="00BA0DC3"/>
    <w:rsid w:val="00BA1DDA"/>
    <w:rsid w:val="00BB23B6"/>
    <w:rsid w:val="00BB6FA3"/>
    <w:rsid w:val="00BC3733"/>
    <w:rsid w:val="00BD1999"/>
    <w:rsid w:val="00BD3313"/>
    <w:rsid w:val="00BD4C0E"/>
    <w:rsid w:val="00BD7F3D"/>
    <w:rsid w:val="00C030E4"/>
    <w:rsid w:val="00C14A19"/>
    <w:rsid w:val="00C17D01"/>
    <w:rsid w:val="00C27652"/>
    <w:rsid w:val="00C32E16"/>
    <w:rsid w:val="00C3436C"/>
    <w:rsid w:val="00C41483"/>
    <w:rsid w:val="00C43515"/>
    <w:rsid w:val="00C5146A"/>
    <w:rsid w:val="00C5307D"/>
    <w:rsid w:val="00C56004"/>
    <w:rsid w:val="00C5792D"/>
    <w:rsid w:val="00C57AC3"/>
    <w:rsid w:val="00C633DD"/>
    <w:rsid w:val="00C917A0"/>
    <w:rsid w:val="00C9452A"/>
    <w:rsid w:val="00C94CB9"/>
    <w:rsid w:val="00C972C1"/>
    <w:rsid w:val="00CA3A13"/>
    <w:rsid w:val="00CB342D"/>
    <w:rsid w:val="00CC0455"/>
    <w:rsid w:val="00CC317F"/>
    <w:rsid w:val="00CD2D8F"/>
    <w:rsid w:val="00CF1680"/>
    <w:rsid w:val="00D041A0"/>
    <w:rsid w:val="00D2182E"/>
    <w:rsid w:val="00D231B7"/>
    <w:rsid w:val="00D26065"/>
    <w:rsid w:val="00D51843"/>
    <w:rsid w:val="00D52712"/>
    <w:rsid w:val="00D60D7C"/>
    <w:rsid w:val="00D66821"/>
    <w:rsid w:val="00D75C13"/>
    <w:rsid w:val="00D8135F"/>
    <w:rsid w:val="00D96155"/>
    <w:rsid w:val="00DA7C49"/>
    <w:rsid w:val="00DB1C13"/>
    <w:rsid w:val="00DE624B"/>
    <w:rsid w:val="00DF479A"/>
    <w:rsid w:val="00E03393"/>
    <w:rsid w:val="00E050E5"/>
    <w:rsid w:val="00E17F9A"/>
    <w:rsid w:val="00E20B07"/>
    <w:rsid w:val="00E25CF3"/>
    <w:rsid w:val="00E31C6E"/>
    <w:rsid w:val="00E51A34"/>
    <w:rsid w:val="00E5473F"/>
    <w:rsid w:val="00E62461"/>
    <w:rsid w:val="00E644E4"/>
    <w:rsid w:val="00E86F4A"/>
    <w:rsid w:val="00E92645"/>
    <w:rsid w:val="00E92B83"/>
    <w:rsid w:val="00E93CCC"/>
    <w:rsid w:val="00E9580C"/>
    <w:rsid w:val="00EA3E43"/>
    <w:rsid w:val="00EB2AD4"/>
    <w:rsid w:val="00EB7B21"/>
    <w:rsid w:val="00EC3159"/>
    <w:rsid w:val="00EE350E"/>
    <w:rsid w:val="00EE58AF"/>
    <w:rsid w:val="00F007B8"/>
    <w:rsid w:val="00F36991"/>
    <w:rsid w:val="00F50177"/>
    <w:rsid w:val="00F52B59"/>
    <w:rsid w:val="00F54322"/>
    <w:rsid w:val="00F560E1"/>
    <w:rsid w:val="00F60221"/>
    <w:rsid w:val="00F731AB"/>
    <w:rsid w:val="00F73883"/>
    <w:rsid w:val="00F77A06"/>
    <w:rsid w:val="00F77D1E"/>
    <w:rsid w:val="00F8004F"/>
    <w:rsid w:val="00F91DA1"/>
    <w:rsid w:val="00F95BAE"/>
    <w:rsid w:val="00FB0DAE"/>
    <w:rsid w:val="00FB64B5"/>
    <w:rsid w:val="00FC2F50"/>
    <w:rsid w:val="00FE3621"/>
    <w:rsid w:val="00FF2E30"/>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1EE2C"/>
  <w15:chartTrackingRefBased/>
  <w15:docId w15:val="{E9885683-9804-45BE-BEDF-22D6167C8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67D0"/>
  </w:style>
  <w:style w:type="paragraph" w:styleId="Heading1">
    <w:name w:val="heading 1"/>
    <w:basedOn w:val="Normal"/>
    <w:next w:val="Normal"/>
    <w:link w:val="Heading1Char"/>
    <w:uiPriority w:val="9"/>
    <w:qFormat/>
    <w:rsid w:val="007067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067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067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67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67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67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67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67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67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67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067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067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67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67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67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67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67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67D0"/>
    <w:rPr>
      <w:rFonts w:eastAsiaTheme="majorEastAsia" w:cstheme="majorBidi"/>
      <w:color w:val="272727" w:themeColor="text1" w:themeTint="D8"/>
    </w:rPr>
  </w:style>
  <w:style w:type="paragraph" w:styleId="Title">
    <w:name w:val="Title"/>
    <w:basedOn w:val="Normal"/>
    <w:next w:val="Normal"/>
    <w:link w:val="TitleChar"/>
    <w:uiPriority w:val="10"/>
    <w:qFormat/>
    <w:rsid w:val="007067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67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67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67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67D0"/>
    <w:pPr>
      <w:spacing w:before="160"/>
      <w:jc w:val="center"/>
    </w:pPr>
    <w:rPr>
      <w:i/>
      <w:iCs/>
      <w:color w:val="404040" w:themeColor="text1" w:themeTint="BF"/>
    </w:rPr>
  </w:style>
  <w:style w:type="character" w:customStyle="1" w:styleId="QuoteChar">
    <w:name w:val="Quote Char"/>
    <w:basedOn w:val="DefaultParagraphFont"/>
    <w:link w:val="Quote"/>
    <w:uiPriority w:val="29"/>
    <w:rsid w:val="007067D0"/>
    <w:rPr>
      <w:i/>
      <w:iCs/>
      <w:color w:val="404040" w:themeColor="text1" w:themeTint="BF"/>
    </w:rPr>
  </w:style>
  <w:style w:type="paragraph" w:styleId="ListParagraph">
    <w:name w:val="List Paragraph"/>
    <w:basedOn w:val="Normal"/>
    <w:uiPriority w:val="34"/>
    <w:qFormat/>
    <w:rsid w:val="007067D0"/>
    <w:pPr>
      <w:ind w:left="720"/>
      <w:contextualSpacing/>
    </w:pPr>
  </w:style>
  <w:style w:type="character" w:styleId="IntenseEmphasis">
    <w:name w:val="Intense Emphasis"/>
    <w:basedOn w:val="DefaultParagraphFont"/>
    <w:uiPriority w:val="21"/>
    <w:qFormat/>
    <w:rsid w:val="007067D0"/>
    <w:rPr>
      <w:i/>
      <w:iCs/>
      <w:color w:val="0F4761" w:themeColor="accent1" w:themeShade="BF"/>
    </w:rPr>
  </w:style>
  <w:style w:type="paragraph" w:styleId="IntenseQuote">
    <w:name w:val="Intense Quote"/>
    <w:basedOn w:val="Normal"/>
    <w:next w:val="Normal"/>
    <w:link w:val="IntenseQuoteChar"/>
    <w:uiPriority w:val="30"/>
    <w:qFormat/>
    <w:rsid w:val="007067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67D0"/>
    <w:rPr>
      <w:i/>
      <w:iCs/>
      <w:color w:val="0F4761" w:themeColor="accent1" w:themeShade="BF"/>
    </w:rPr>
  </w:style>
  <w:style w:type="character" w:styleId="IntenseReference">
    <w:name w:val="Intense Reference"/>
    <w:basedOn w:val="DefaultParagraphFont"/>
    <w:uiPriority w:val="32"/>
    <w:qFormat/>
    <w:rsid w:val="007067D0"/>
    <w:rPr>
      <w:b/>
      <w:bCs/>
      <w:smallCaps/>
      <w:color w:val="0F4761" w:themeColor="accent1" w:themeShade="BF"/>
      <w:spacing w:val="5"/>
    </w:rPr>
  </w:style>
  <w:style w:type="character" w:styleId="CommentReference">
    <w:name w:val="annotation reference"/>
    <w:basedOn w:val="DefaultParagraphFont"/>
    <w:uiPriority w:val="99"/>
    <w:semiHidden/>
    <w:unhideWhenUsed/>
    <w:rsid w:val="007067D0"/>
    <w:rPr>
      <w:sz w:val="16"/>
      <w:szCs w:val="16"/>
    </w:rPr>
  </w:style>
  <w:style w:type="paragraph" w:styleId="CommentText">
    <w:name w:val="annotation text"/>
    <w:basedOn w:val="Normal"/>
    <w:link w:val="CommentTextChar"/>
    <w:uiPriority w:val="99"/>
    <w:unhideWhenUsed/>
    <w:rsid w:val="007067D0"/>
    <w:pPr>
      <w:spacing w:line="240" w:lineRule="auto"/>
    </w:pPr>
    <w:rPr>
      <w:sz w:val="20"/>
      <w:szCs w:val="20"/>
    </w:rPr>
  </w:style>
  <w:style w:type="character" w:customStyle="1" w:styleId="CommentTextChar">
    <w:name w:val="Comment Text Char"/>
    <w:basedOn w:val="DefaultParagraphFont"/>
    <w:link w:val="CommentText"/>
    <w:uiPriority w:val="99"/>
    <w:rsid w:val="007067D0"/>
    <w:rPr>
      <w:sz w:val="20"/>
      <w:szCs w:val="20"/>
    </w:rPr>
  </w:style>
  <w:style w:type="paragraph" w:customStyle="1" w:styleId="paragraph">
    <w:name w:val="paragraph"/>
    <w:basedOn w:val="Normal"/>
    <w:rsid w:val="007067D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g-star-inserted">
    <w:name w:val="ng-star-inserted"/>
    <w:basedOn w:val="DefaultParagraphFont"/>
    <w:rsid w:val="007067D0"/>
  </w:style>
  <w:style w:type="table" w:styleId="TableGrid">
    <w:name w:val="Table Grid"/>
    <w:basedOn w:val="TableNormal"/>
    <w:uiPriority w:val="39"/>
    <w:rsid w:val="00706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A81E7F"/>
    <w:pPr>
      <w:spacing w:after="240" w:line="240" w:lineRule="auto"/>
      <w:ind w:left="720" w:hanging="720"/>
    </w:pPr>
  </w:style>
  <w:style w:type="paragraph" w:styleId="Revision">
    <w:name w:val="Revision"/>
    <w:hidden/>
    <w:uiPriority w:val="99"/>
    <w:semiHidden/>
    <w:rsid w:val="00CC317F"/>
    <w:pPr>
      <w:spacing w:after="0" w:line="240" w:lineRule="auto"/>
    </w:pPr>
  </w:style>
  <w:style w:type="paragraph" w:styleId="CommentSubject">
    <w:name w:val="annotation subject"/>
    <w:basedOn w:val="CommentText"/>
    <w:next w:val="CommentText"/>
    <w:link w:val="CommentSubjectChar"/>
    <w:uiPriority w:val="99"/>
    <w:semiHidden/>
    <w:unhideWhenUsed/>
    <w:rsid w:val="00290094"/>
    <w:rPr>
      <w:b/>
      <w:bCs/>
    </w:rPr>
  </w:style>
  <w:style w:type="character" w:customStyle="1" w:styleId="CommentSubjectChar">
    <w:name w:val="Comment Subject Char"/>
    <w:basedOn w:val="CommentTextChar"/>
    <w:link w:val="CommentSubject"/>
    <w:uiPriority w:val="99"/>
    <w:semiHidden/>
    <w:rsid w:val="0029009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8/08/relationships/commentsExtensible" Target="commentsExtensible.xml"/><Relationship Id="rId17" Type="http://schemas.openxmlformats.org/officeDocument/2006/relationships/image" Target="media/image5.sv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microsoft.com/office/2016/09/relationships/commentsIds" Target="commentsIds.xml"/><Relationship Id="rId5" Type="http://schemas.openxmlformats.org/officeDocument/2006/relationships/numbering" Target="numbering.xml"/><Relationship Id="rId15" Type="http://schemas.openxmlformats.org/officeDocument/2006/relationships/image" Target="media/image3.svg"/><Relationship Id="rId10" Type="http://schemas.microsoft.com/office/2011/relationships/commentsExtended" Target="commentsExtended.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comments" Target="comments.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2F019FB51154E44B47E0B2C2BA44682" ma:contentTypeVersion="9" ma:contentTypeDescription="Create a new document." ma:contentTypeScope="" ma:versionID="6ca2ff4adc44dc474a5a9b13fdf2d09b">
  <xsd:schema xmlns:xsd="http://www.w3.org/2001/XMLSchema" xmlns:xs="http://www.w3.org/2001/XMLSchema" xmlns:p="http://schemas.microsoft.com/office/2006/metadata/properties" xmlns:ns3="89e61548-ae00-4358-a068-c1d3f15dff0c" targetNamespace="http://schemas.microsoft.com/office/2006/metadata/properties" ma:root="true" ma:fieldsID="187e033b01612fac96f0842aad1b9c29" ns3:_="">
    <xsd:import namespace="89e61548-ae00-4358-a068-c1d3f15dff0c"/>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e61548-ae00-4358-a068-c1d3f15dff0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89e61548-ae00-4358-a068-c1d3f15dff0c"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C7439C-475F-4340-89BC-06FC9A1BC6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9e61548-ae00-4358-a068-c1d3f15dff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9D1D7E8-5406-4467-BE4A-EC7B96B71DEF}">
  <ds:schemaRefs>
    <ds:schemaRef ds:uri="http://schemas.microsoft.com/sharepoint/v3/contenttype/forms"/>
  </ds:schemaRefs>
</ds:datastoreItem>
</file>

<file path=customXml/itemProps3.xml><?xml version="1.0" encoding="utf-8"?>
<ds:datastoreItem xmlns:ds="http://schemas.openxmlformats.org/officeDocument/2006/customXml" ds:itemID="{2068DE0D-D104-4E80-BAC4-4E87B1B137C0}">
  <ds:schemaRefs>
    <ds:schemaRef ds:uri="http://schemas.microsoft.com/office/2006/metadata/properties"/>
    <ds:schemaRef ds:uri="http://schemas.microsoft.com/office/infopath/2007/PartnerControls"/>
    <ds:schemaRef ds:uri="89e61548-ae00-4358-a068-c1d3f15dff0c"/>
  </ds:schemaRefs>
</ds:datastoreItem>
</file>

<file path=customXml/itemProps4.xml><?xml version="1.0" encoding="utf-8"?>
<ds:datastoreItem xmlns:ds="http://schemas.openxmlformats.org/officeDocument/2006/customXml" ds:itemID="{B7EF5EDD-A8CC-4112-B3FE-EA5A71EAAC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21</Pages>
  <Words>32787</Words>
  <Characters>186890</Characters>
  <Application>Microsoft Office Word</Application>
  <DocSecurity>0</DocSecurity>
  <Lines>1557</Lines>
  <Paragraphs>438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Kamruzzaman Kamrul</dc:creator>
  <cp:keywords/>
  <dc:description/>
  <cp:lastModifiedBy>Jacqueline Alicia Borchert</cp:lastModifiedBy>
  <cp:revision>4</cp:revision>
  <cp:lastPrinted>2026-04-15T08:55:00Z</cp:lastPrinted>
  <dcterms:created xsi:type="dcterms:W3CDTF">2026-06-15T14:07:00Z</dcterms:created>
  <dcterms:modified xsi:type="dcterms:W3CDTF">2026-06-15T14:24:00Z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id="QO4Woyze"/&gt;&lt;style id="http://www.zotero.org/styles/american-sociological-association" locale="en-US" hasBibliography="1" bibliographyStyleHasBeenSet="1"/&gt;&lt;prefs&gt;&lt;pref name="fieldType" value="Field</vt:lpwstr>
  </property>
  <property fmtid="{D5CDD505-2E9C-101B-9397-08002B2CF9AE}" pid="3" name="ZOTERO_PREF_2">
    <vt:lpwstr>"/&gt;&lt;pref name="automaticJournalAbbreviations" value="true"/&gt;&lt;/prefs&gt;&lt;/data&gt;</vt:lpwstr>
  </property>
  <property fmtid="{D5CDD505-2E9C-101B-9397-08002B2CF9AE}" pid="4" name="ContentTypeId">
    <vt:lpwstr>0x01010012F019FB51154E44B47E0B2C2BA44682</vt:lpwstr>
  </property>
</Properties>
</file>